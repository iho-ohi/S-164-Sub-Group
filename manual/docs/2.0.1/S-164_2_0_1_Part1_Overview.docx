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54F9F" w14:textId="77777777" w:rsidR="002A3DDD" w:rsidRPr="00CD067D" w:rsidRDefault="002A3DDD" w:rsidP="002E0400"/>
    <w:p w14:paraId="3FFD9268" w14:textId="658207B3" w:rsidR="00D85BCA" w:rsidRPr="00CD067D" w:rsidRDefault="00D85BCA" w:rsidP="00A83AFF">
      <w:pPr>
        <w:widowControl/>
        <w:spacing w:line="240" w:lineRule="auto"/>
        <w:jc w:val="left"/>
        <w:rPr>
          <w:rFonts w:cs="Arial"/>
          <w:bCs/>
        </w:rPr>
      </w:pPr>
    </w:p>
    <w:p w14:paraId="0F55C91B" w14:textId="77777777" w:rsidR="00D85BCA" w:rsidRPr="00CD067D" w:rsidRDefault="00D85BCA" w:rsidP="00D85BCA">
      <w:pPr>
        <w:jc w:val="left"/>
        <w:rPr>
          <w:rFonts w:cs="Arial"/>
        </w:rPr>
      </w:pPr>
    </w:p>
    <w:tbl>
      <w:tblPr>
        <w:tblW w:w="0" w:type="auto"/>
        <w:tblLook w:val="01E0" w:firstRow="1" w:lastRow="1" w:firstColumn="1" w:lastColumn="1" w:noHBand="0" w:noVBand="0"/>
      </w:tblPr>
      <w:tblGrid>
        <w:gridCol w:w="9025"/>
      </w:tblGrid>
      <w:tr w:rsidR="00714F8B" w:rsidRPr="00B170BF" w14:paraId="334F68DF" w14:textId="77777777" w:rsidTr="00C21BF7">
        <w:tc>
          <w:tcPr>
            <w:tcW w:w="9025" w:type="dxa"/>
          </w:tcPr>
          <w:p w14:paraId="2DA5237E" w14:textId="2AFEC18F" w:rsidR="00714F8B" w:rsidRPr="00CD067D" w:rsidRDefault="00714F8B" w:rsidP="00772B0C">
            <w:pPr>
              <w:pStyle w:val="HEADING1-NEW"/>
              <w:suppressAutoHyphens/>
              <w:ind w:left="0"/>
              <w:jc w:val="right"/>
              <w:rPr>
                <w:rStyle w:val="HEADING1NEW"/>
                <w:b/>
                <w:color w:val="auto"/>
                <w:sz w:val="20"/>
                <w:szCs w:val="20"/>
                <w:lang w:val="en-GB"/>
              </w:rPr>
            </w:pPr>
          </w:p>
        </w:tc>
      </w:tr>
      <w:tr w:rsidR="00714F8B" w:rsidRPr="00B170BF" w14:paraId="5B34AD5B" w14:textId="77777777" w:rsidTr="00C21BF7">
        <w:tc>
          <w:tcPr>
            <w:tcW w:w="9025" w:type="dxa"/>
          </w:tcPr>
          <w:p w14:paraId="08771386" w14:textId="77777777" w:rsidR="00714F8B" w:rsidRPr="00CD067D" w:rsidRDefault="00714F8B" w:rsidP="00772B0C">
            <w:pPr>
              <w:pStyle w:val="HEADING1-NEW"/>
              <w:suppressAutoHyphens/>
              <w:ind w:left="0"/>
              <w:jc w:val="right"/>
              <w:rPr>
                <w:rStyle w:val="HEADING1NEW"/>
                <w:b/>
                <w:color w:val="auto"/>
                <w:sz w:val="20"/>
                <w:szCs w:val="20"/>
                <w:lang w:val="en-GB"/>
              </w:rPr>
            </w:pPr>
          </w:p>
        </w:tc>
      </w:tr>
      <w:tr w:rsidR="00714F8B" w:rsidRPr="00B170BF" w14:paraId="77C0ADE7" w14:textId="77777777" w:rsidTr="00C21BF7">
        <w:tc>
          <w:tcPr>
            <w:tcW w:w="9025" w:type="dxa"/>
          </w:tcPr>
          <w:p w14:paraId="0EEB664F" w14:textId="77777777" w:rsidR="00714F8B" w:rsidRPr="00CD067D" w:rsidRDefault="00714F8B" w:rsidP="00772B0C">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right"/>
              <w:rPr>
                <w:rStyle w:val="HEADING1NEW"/>
                <w:b/>
                <w:color w:val="auto"/>
                <w:sz w:val="20"/>
                <w:szCs w:val="20"/>
                <w:lang w:val="en-GB"/>
              </w:rPr>
            </w:pPr>
          </w:p>
        </w:tc>
      </w:tr>
      <w:tr w:rsidR="00714F8B" w:rsidRPr="00B170BF" w14:paraId="62BC357F" w14:textId="77777777" w:rsidTr="00C21BF7">
        <w:tc>
          <w:tcPr>
            <w:tcW w:w="9025" w:type="dxa"/>
          </w:tcPr>
          <w:p w14:paraId="35DC6284" w14:textId="77777777" w:rsidR="00714F8B" w:rsidRPr="00CD067D" w:rsidRDefault="00714F8B" w:rsidP="00772B0C">
            <w:pPr>
              <w:pStyle w:val="HEADING1-NEW"/>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right"/>
              <w:rPr>
                <w:rStyle w:val="HEADING1NEW"/>
                <w:b/>
                <w:color w:val="auto"/>
                <w:sz w:val="20"/>
                <w:szCs w:val="20"/>
                <w:lang w:val="en-GB"/>
              </w:rPr>
            </w:pPr>
          </w:p>
        </w:tc>
      </w:tr>
    </w:tbl>
    <w:p w14:paraId="0D713A20" w14:textId="03AACA73" w:rsidR="009A076E" w:rsidRPr="00CD067D" w:rsidRDefault="00A850DB" w:rsidP="00714F8B">
      <w:pPr>
        <w:rPr>
          <w:rStyle w:val="module"/>
          <w:rFonts w:cs="Arial"/>
        </w:rPr>
      </w:pPr>
      <w:r w:rsidRPr="00CD067D">
        <w:rPr>
          <w:rFonts w:cs="Arial"/>
          <w:noProof/>
        </w:rPr>
        <mc:AlternateContent>
          <mc:Choice Requires="wpg">
            <w:drawing>
              <wp:anchor distT="0" distB="0" distL="114300" distR="114300" simplePos="0" relativeHeight="251658752" behindDoc="0" locked="0" layoutInCell="1" allowOverlap="1" wp14:anchorId="111DC2E2" wp14:editId="41E830F4">
                <wp:simplePos x="0" y="0"/>
                <wp:positionH relativeFrom="margin">
                  <wp:align>center</wp:align>
                </wp:positionH>
                <wp:positionV relativeFrom="paragraph">
                  <wp:posOffset>-2691130</wp:posOffset>
                </wp:positionV>
                <wp:extent cx="6530340" cy="9363710"/>
                <wp:effectExtent l="0" t="0" r="0" b="0"/>
                <wp:wrapNone/>
                <wp:docPr id="63312229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0340" cy="9363710"/>
                          <a:chOff x="9874" y="28343"/>
                          <a:chExt cx="6530457" cy="9363850"/>
                        </a:xfrm>
                      </wpg:grpSpPr>
                      <wps:wsp>
                        <wps:cNvPr id="19" name="Tekstvak 2"/>
                        <wps:cNvSpPr txBox="1"/>
                        <wps:spPr>
                          <a:xfrm>
                            <a:off x="934605" y="28343"/>
                            <a:ext cx="705453" cy="750001"/>
                          </a:xfrm>
                          <a:prstGeom prst="rect">
                            <a:avLst/>
                          </a:prstGeom>
                          <a:solidFill>
                            <a:srgbClr val="F1EACA"/>
                          </a:solidFill>
                          <a:ln w="6350">
                            <a:noFill/>
                          </a:ln>
                        </wps:spPr>
                        <wps:txbx>
                          <w:txbxContent>
                            <w:p w14:paraId="14E53C7B" w14:textId="2F4807AB" w:rsidR="007C7DD8" w:rsidRPr="00B94B05" w:rsidRDefault="007C7DD8" w:rsidP="00714F8B">
                              <w:pPr>
                                <w:rPr>
                                  <w:rFonts w:cs="Arial"/>
                                  <w:b/>
                                </w:rPr>
                              </w:pPr>
                              <w:r w:rsidRPr="00B94B05">
                                <w:rPr>
                                  <w:rFonts w:cs="Arial"/>
                                  <w:b/>
                                </w:rPr>
                                <w:t>S-</w:t>
                              </w:r>
                              <w:r w:rsidR="00772B0C">
                                <w:rPr>
                                  <w:rFonts w:cs="Arial"/>
                                  <w:b/>
                                </w:rPr>
                                <w:t>1</w:t>
                              </w:r>
                              <w:r>
                                <w:rPr>
                                  <w:rFonts w:cs="Arial"/>
                                  <w:b/>
                                </w:rPr>
                                <w:t>64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20" name="Afbeelding 3"/>
                          <pic:cNvPicPr>
                            <a:picLocks noChangeAspect="1"/>
                          </pic:cNvPicPr>
                        </pic:nvPicPr>
                        <pic:blipFill>
                          <a:blip r:embed="rId8" cstate="print"/>
                          <a:stretch>
                            <a:fillRect/>
                          </a:stretch>
                        </pic:blipFill>
                        <pic:spPr>
                          <a:xfrm>
                            <a:off x="9874" y="5873085"/>
                            <a:ext cx="934720" cy="927100"/>
                          </a:xfrm>
                          <a:prstGeom prst="rect">
                            <a:avLst/>
                          </a:prstGeom>
                        </pic:spPr>
                      </pic:pic>
                      <pic:pic xmlns:pic="http://schemas.openxmlformats.org/drawingml/2006/picture">
                        <pic:nvPicPr>
                          <pic:cNvPr id="21" name="Afbeelding 6"/>
                          <pic:cNvPicPr>
                            <a:picLocks noChangeAspect="1"/>
                          </pic:cNvPicPr>
                        </pic:nvPicPr>
                        <pic:blipFill>
                          <a:blip r:embed="rId9" cstate="print"/>
                          <a:stretch>
                            <a:fillRect/>
                          </a:stretch>
                        </pic:blipFill>
                        <pic:spPr>
                          <a:xfrm>
                            <a:off x="10510" y="6800193"/>
                            <a:ext cx="934085" cy="927100"/>
                          </a:xfrm>
                          <a:prstGeom prst="rect">
                            <a:avLst/>
                          </a:prstGeom>
                        </pic:spPr>
                      </pic:pic>
                      <pic:pic xmlns:pic="http://schemas.openxmlformats.org/drawingml/2006/picture">
                        <pic:nvPicPr>
                          <pic:cNvPr id="229" name="Afbeelding 7"/>
                          <pic:cNvPicPr>
                            <a:picLocks noChangeAspect="1"/>
                          </pic:cNvPicPr>
                        </pic:nvPicPr>
                        <pic:blipFill>
                          <a:blip r:embed="rId10" cstate="print"/>
                          <a:stretch>
                            <a:fillRect/>
                          </a:stretch>
                        </pic:blipFill>
                        <pic:spPr>
                          <a:xfrm>
                            <a:off x="945931" y="6800193"/>
                            <a:ext cx="927100" cy="927100"/>
                          </a:xfrm>
                          <a:prstGeom prst="rect">
                            <a:avLst/>
                          </a:prstGeom>
                        </pic:spPr>
                      </pic:pic>
                      <wps:wsp>
                        <wps:cNvPr id="230" name="Tekstvak 10"/>
                        <wps:cNvSpPr txBox="1"/>
                        <wps:spPr>
                          <a:xfrm>
                            <a:off x="3689131" y="6800193"/>
                            <a:ext cx="2851200" cy="2592000"/>
                          </a:xfrm>
                          <a:prstGeom prst="rect">
                            <a:avLst/>
                          </a:prstGeom>
                          <a:solidFill>
                            <a:srgbClr val="00AC9E"/>
                          </a:solidFill>
                          <a:ln w="6350">
                            <a:noFill/>
                          </a:ln>
                        </wps:spPr>
                        <wps:txbx>
                          <w:txbxContent>
                            <w:p w14:paraId="7D323283"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Published by the</w:t>
                              </w:r>
                            </w:p>
                            <w:p w14:paraId="09C8C919"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76D78125" w14:textId="77777777" w:rsidR="007C7DD8" w:rsidRPr="00B94B05" w:rsidRDefault="007C7DD8" w:rsidP="00714F8B">
                              <w:pPr>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44826A11" w14:textId="77777777" w:rsidR="007C7DD8" w:rsidRPr="00B94B05" w:rsidRDefault="007C7DD8" w:rsidP="00714F8B">
                              <w:pPr>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5A2BF14E"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Tel: (377) 93.10.81.00</w:t>
                              </w:r>
                            </w:p>
                            <w:p w14:paraId="62D52316"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Fax: (377) 93.10.81.40</w:t>
                              </w:r>
                            </w:p>
                            <w:p w14:paraId="25AFF675"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info@iho.int</w:t>
                              </w:r>
                            </w:p>
                            <w:p w14:paraId="6A8EBCD2"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35" name="Tekstvak 1"/>
                        <wps:cNvSpPr txBox="1"/>
                        <wps:spPr>
                          <a:xfrm>
                            <a:off x="945931" y="756745"/>
                            <a:ext cx="5583600" cy="6040800"/>
                          </a:xfrm>
                          <a:prstGeom prst="rect">
                            <a:avLst/>
                          </a:prstGeom>
                          <a:solidFill>
                            <a:schemeClr val="lt1"/>
                          </a:solidFill>
                          <a:ln w="6350">
                            <a:solidFill>
                              <a:srgbClr val="001532"/>
                            </a:solidFill>
                          </a:ln>
                        </wps:spPr>
                        <wps:txbx>
                          <w:txbxContent>
                            <w:p w14:paraId="4DBB3FAA" w14:textId="6032EF41" w:rsidR="007C7DD8" w:rsidRPr="00A52CB3" w:rsidRDefault="007C7DD8" w:rsidP="00714F8B">
                              <w:pPr>
                                <w:pStyle w:val="Basisalinea"/>
                                <w:suppressAutoHyphens/>
                                <w:spacing w:line="240" w:lineRule="auto"/>
                                <w:rPr>
                                  <w:rFonts w:ascii="Arial" w:hAnsi="Arial" w:cs="HelveticaNeueLT Std Med"/>
                                  <w:b/>
                                  <w:color w:val="00004C"/>
                                  <w:sz w:val="52"/>
                                  <w:szCs w:val="54"/>
                                  <w:lang w:val="en-GB"/>
                                </w:rPr>
                              </w:pPr>
                              <w:r w:rsidRPr="00A52CB3">
                                <w:rPr>
                                  <w:rFonts w:ascii="Arial" w:hAnsi="Arial" w:cs="HelveticaNeueLT Std Med"/>
                                  <w:b/>
                                  <w:color w:val="00004C"/>
                                  <w:sz w:val="52"/>
                                  <w:szCs w:val="54"/>
                                  <w:lang w:val="en-GB"/>
                                </w:rPr>
                                <w:t>IHO Test Data</w:t>
                              </w:r>
                              <w:r w:rsidR="000B171C">
                                <w:rPr>
                                  <w:rFonts w:ascii="Arial" w:hAnsi="Arial" w:cs="HelveticaNeueLT Std Med"/>
                                  <w:b/>
                                  <w:color w:val="00004C"/>
                                  <w:sz w:val="52"/>
                                  <w:szCs w:val="54"/>
                                  <w:lang w:val="en-GB"/>
                                </w:rPr>
                                <w:t>s</w:t>
                              </w:r>
                              <w:r w:rsidRPr="00A52CB3">
                                <w:rPr>
                                  <w:rFonts w:ascii="Arial" w:hAnsi="Arial" w:cs="HelveticaNeueLT Std Med"/>
                                  <w:b/>
                                  <w:color w:val="00004C"/>
                                  <w:sz w:val="52"/>
                                  <w:szCs w:val="54"/>
                                  <w:lang w:val="en-GB"/>
                                </w:rPr>
                                <w:t xml:space="preserve">ets </w:t>
                              </w:r>
                              <w:r w:rsidR="00A52CB3" w:rsidRPr="00A52CB3">
                                <w:rPr>
                                  <w:rFonts w:ascii="Arial" w:hAnsi="Arial" w:cs="HelveticaNeueLT Std Med"/>
                                  <w:b/>
                                  <w:color w:val="00004C"/>
                                  <w:sz w:val="52"/>
                                  <w:szCs w:val="54"/>
                                  <w:lang w:val="en-GB"/>
                                </w:rPr>
                                <w:t>for</w:t>
                              </w:r>
                              <w:r w:rsidRPr="00A52CB3">
                                <w:rPr>
                                  <w:rFonts w:ascii="Arial" w:hAnsi="Arial" w:cs="HelveticaNeueLT Std Med"/>
                                  <w:b/>
                                  <w:color w:val="00004C"/>
                                  <w:sz w:val="52"/>
                                  <w:szCs w:val="54"/>
                                  <w:lang w:val="en-GB"/>
                                </w:rPr>
                                <w:t xml:space="preserve"> ECDIS</w:t>
                              </w:r>
                            </w:p>
                            <w:p w14:paraId="23862A29" w14:textId="59D176C5" w:rsidR="007C7DD8" w:rsidRPr="00364869" w:rsidRDefault="007C7DD8" w:rsidP="00714F8B">
                              <w:pPr>
                                <w:pStyle w:val="Basisalinea"/>
                                <w:suppressAutoHyphens/>
                                <w:spacing w:line="240" w:lineRule="auto"/>
                                <w:rPr>
                                  <w:rFonts w:ascii="Arial" w:hAnsi="Arial" w:cs="HelveticaNeueLT Std Med"/>
                                  <w:b/>
                                  <w:color w:val="00004C"/>
                                  <w:sz w:val="56"/>
                                  <w:szCs w:val="56"/>
                                  <w:lang w:val="en-GB"/>
                                </w:rPr>
                              </w:pPr>
                            </w:p>
                            <w:p w14:paraId="239040E2" w14:textId="53C65109" w:rsidR="007C7DD8" w:rsidRPr="00364869" w:rsidRDefault="007C7DD8" w:rsidP="00714F8B">
                              <w:pPr>
                                <w:pStyle w:val="Basisalinea"/>
                                <w:suppressAutoHyphens/>
                                <w:spacing w:line="240" w:lineRule="auto"/>
                                <w:rPr>
                                  <w:rFonts w:ascii="Arial" w:hAnsi="Arial" w:cs="HelveticaNeueLT Std Med"/>
                                  <w:b/>
                                  <w:color w:val="00004C"/>
                                  <w:sz w:val="28"/>
                                  <w:szCs w:val="28"/>
                                  <w:lang w:val="en-GB"/>
                                </w:rPr>
                              </w:pPr>
                            </w:p>
                            <w:p w14:paraId="110CCB21" w14:textId="1A5D31C9" w:rsidR="007C7DD8" w:rsidRPr="00391AB3" w:rsidRDefault="000B171C" w:rsidP="00714F8B">
                              <w:pPr>
                                <w:pStyle w:val="Basisalinea"/>
                                <w:suppressAutoHyphens/>
                                <w:spacing w:line="240" w:lineRule="auto"/>
                                <w:rPr>
                                  <w:rFonts w:ascii="Arial" w:hAnsi="Arial" w:cs="Arial"/>
                                  <w:b/>
                                  <w:color w:val="00004C"/>
                                  <w:sz w:val="28"/>
                                  <w:szCs w:val="28"/>
                                  <w:lang w:val="en-GB"/>
                                </w:rPr>
                              </w:pPr>
                              <w:r w:rsidRPr="00391AB3">
                                <w:rPr>
                                  <w:rFonts w:ascii="Arial" w:hAnsi="Arial" w:cs="Arial"/>
                                  <w:b/>
                                  <w:color w:val="00004C"/>
                                  <w:sz w:val="28"/>
                                  <w:szCs w:val="28"/>
                                  <w:lang w:val="en-GB"/>
                                </w:rPr>
                                <w:t xml:space="preserve">Draft </w:t>
                              </w:r>
                              <w:r w:rsidR="00B87D17" w:rsidRPr="00391AB3">
                                <w:rPr>
                                  <w:rFonts w:ascii="Arial" w:hAnsi="Arial" w:cs="Arial"/>
                                  <w:b/>
                                  <w:color w:val="00004C"/>
                                  <w:sz w:val="28"/>
                                  <w:szCs w:val="28"/>
                                  <w:lang w:val="en-GB"/>
                                </w:rPr>
                                <w:t xml:space="preserve">Edition </w:t>
                              </w:r>
                              <w:r w:rsidR="00BD08BE">
                                <w:rPr>
                                  <w:rFonts w:ascii="Arial" w:hAnsi="Arial" w:cs="Arial"/>
                                  <w:b/>
                                  <w:color w:val="00004C"/>
                                  <w:sz w:val="28"/>
                                  <w:szCs w:val="28"/>
                                </w:rPr>
                                <w:t>2.0.</w:t>
                              </w:r>
                              <w:r w:rsidR="00DC7D3E">
                                <w:rPr>
                                  <w:rFonts w:ascii="Arial" w:hAnsi="Arial" w:cs="Arial"/>
                                  <w:b/>
                                  <w:color w:val="00004C"/>
                                  <w:sz w:val="28"/>
                                  <w:szCs w:val="28"/>
                                </w:rPr>
                                <w:t>1</w:t>
                              </w:r>
                              <w:r w:rsidR="00D54F64" w:rsidRPr="00391AB3">
                                <w:rPr>
                                  <w:rFonts w:ascii="Arial" w:hAnsi="Arial" w:cs="Arial"/>
                                  <w:b/>
                                  <w:color w:val="00004C"/>
                                  <w:sz w:val="28"/>
                                  <w:szCs w:val="28"/>
                                  <w:lang w:val="en-GB"/>
                                </w:rPr>
                                <w:t xml:space="preserve"> </w:t>
                              </w:r>
                              <w:r w:rsidR="00B87D17" w:rsidRPr="00391AB3">
                                <w:rPr>
                                  <w:rFonts w:ascii="Arial" w:hAnsi="Arial" w:cs="Arial"/>
                                  <w:b/>
                                  <w:color w:val="00004C"/>
                                  <w:sz w:val="28"/>
                                  <w:szCs w:val="28"/>
                                  <w:lang w:val="en-GB"/>
                                </w:rPr>
                                <w:t xml:space="preserve">– </w:t>
                              </w:r>
                              <w:r w:rsidR="00DC7D3E">
                                <w:rPr>
                                  <w:rFonts w:ascii="Arial" w:hAnsi="Arial" w:cs="Arial"/>
                                  <w:b/>
                                  <w:color w:val="00004C"/>
                                  <w:sz w:val="28"/>
                                  <w:szCs w:val="28"/>
                                  <w:lang w:val="en-GB"/>
                                </w:rPr>
                                <w:t>July</w:t>
                              </w:r>
                              <w:r w:rsidR="00BD08BE">
                                <w:rPr>
                                  <w:rFonts w:ascii="Arial" w:hAnsi="Arial" w:cs="Arial"/>
                                  <w:b/>
                                  <w:color w:val="00004C"/>
                                  <w:sz w:val="28"/>
                                  <w:szCs w:val="28"/>
                                  <w:lang w:val="en-GB"/>
                                </w:rPr>
                                <w:t xml:space="preserve"> </w:t>
                              </w:r>
                              <w:proofErr w:type="spellStart"/>
                              <w:r w:rsidR="00DC7D3E">
                                <w:rPr>
                                  <w:rFonts w:ascii="Arial" w:hAnsi="Arial" w:cs="Arial"/>
                                  <w:b/>
                                  <w:color w:val="00004C"/>
                                  <w:sz w:val="28"/>
                                  <w:szCs w:val="28"/>
                                  <w:lang w:val="en-GB"/>
                                </w:rPr>
                                <w:t>xx</w:t>
                              </w:r>
                              <w:r w:rsidR="00DC7D3E" w:rsidRPr="00DC7D3E">
                                <w:rPr>
                                  <w:rFonts w:ascii="Arial" w:hAnsi="Arial" w:cs="Arial"/>
                                  <w:b/>
                                  <w:color w:val="00004C"/>
                                  <w:sz w:val="28"/>
                                  <w:szCs w:val="28"/>
                                  <w:vertAlign w:val="superscript"/>
                                  <w:lang w:val="en-GB"/>
                                </w:rPr>
                                <w:t>rd</w:t>
                              </w:r>
                              <w:proofErr w:type="spellEnd"/>
                              <w:r w:rsidR="00D54F64" w:rsidRPr="00391AB3">
                                <w:rPr>
                                  <w:rFonts w:ascii="Arial" w:hAnsi="Arial" w:cs="Arial"/>
                                  <w:b/>
                                  <w:color w:val="00004C"/>
                                  <w:sz w:val="28"/>
                                  <w:szCs w:val="28"/>
                                  <w:lang w:val="en-GB"/>
                                </w:rPr>
                                <w:t xml:space="preserve"> </w:t>
                              </w:r>
                              <w:r w:rsidR="00CB152F" w:rsidRPr="00391AB3">
                                <w:rPr>
                                  <w:rFonts w:ascii="Arial" w:hAnsi="Arial" w:cs="Arial"/>
                                  <w:b/>
                                  <w:color w:val="00004C"/>
                                  <w:sz w:val="28"/>
                                  <w:szCs w:val="28"/>
                                  <w:lang w:val="en-GB"/>
                                </w:rPr>
                                <w:t>2026</w:t>
                              </w:r>
                            </w:p>
                            <w:p w14:paraId="32D975C6" w14:textId="1AD22029" w:rsidR="007C7DD8" w:rsidRPr="00364869" w:rsidRDefault="007C7DD8" w:rsidP="00714F8B">
                              <w:pPr>
                                <w:pStyle w:val="Basisalinea"/>
                                <w:suppressAutoHyphens/>
                                <w:spacing w:line="240" w:lineRule="auto"/>
                                <w:rPr>
                                  <w:rFonts w:ascii="Arial" w:hAnsi="Arial" w:cs="HelveticaNeueLT Std Med"/>
                                  <w:b/>
                                  <w:color w:val="00004C"/>
                                  <w:sz w:val="28"/>
                                  <w:szCs w:val="28"/>
                                  <w:lang w:val="en-GB"/>
                                </w:rPr>
                              </w:pPr>
                            </w:p>
                            <w:p w14:paraId="7015DB2A" w14:textId="0A2894C6" w:rsidR="007C7DD8" w:rsidRPr="00364869" w:rsidRDefault="007C7DD8" w:rsidP="00714F8B">
                              <w:pPr>
                                <w:pStyle w:val="Basisalinea"/>
                                <w:suppressAutoHyphens/>
                                <w:spacing w:line="240" w:lineRule="auto"/>
                                <w:rPr>
                                  <w:rFonts w:ascii="Arial" w:hAnsi="Arial" w:cs="HelveticaNeueLT Std Med"/>
                                  <w:b/>
                                  <w:color w:val="00004C"/>
                                  <w:sz w:val="40"/>
                                  <w:szCs w:val="40"/>
                                  <w:lang w:val="en-GB"/>
                                </w:rPr>
                              </w:pPr>
                            </w:p>
                            <w:p w14:paraId="5B87FD07" w14:textId="1FAA9845" w:rsidR="007C7DD8" w:rsidRPr="00364869" w:rsidRDefault="007C7DD8" w:rsidP="00A52CB3">
                              <w:pPr>
                                <w:pStyle w:val="Basisalinea"/>
                                <w:suppressAutoHyphens/>
                                <w:spacing w:line="276" w:lineRule="auto"/>
                                <w:rPr>
                                  <w:rFonts w:ascii="Arial" w:hAnsi="Arial" w:cs="HelveticaNeueLT Std Med"/>
                                  <w:b/>
                                  <w:color w:val="00004C"/>
                                  <w:sz w:val="40"/>
                                  <w:szCs w:val="40"/>
                                  <w:lang w:val="en-GB"/>
                                </w:rPr>
                              </w:pPr>
                              <w:r w:rsidRPr="00364869">
                                <w:rPr>
                                  <w:rFonts w:ascii="Arial" w:hAnsi="Arial" w:cs="HelveticaNeueLT Std Med"/>
                                  <w:b/>
                                  <w:color w:val="00004C"/>
                                  <w:sz w:val="40"/>
                                  <w:szCs w:val="40"/>
                                  <w:lang w:val="en-GB"/>
                                </w:rPr>
                                <w:t>Instruction Manual for the Use of IHO Test Data</w:t>
                              </w:r>
                              <w:r w:rsidR="000B171C">
                                <w:rPr>
                                  <w:rFonts w:ascii="Arial" w:hAnsi="Arial" w:cs="HelveticaNeueLT Std Med"/>
                                  <w:b/>
                                  <w:color w:val="00004C"/>
                                  <w:sz w:val="40"/>
                                  <w:szCs w:val="40"/>
                                  <w:lang w:val="en-GB"/>
                                </w:rPr>
                                <w:t>s</w:t>
                              </w:r>
                              <w:r w:rsidRPr="00364869">
                                <w:rPr>
                                  <w:rFonts w:ascii="Arial" w:hAnsi="Arial" w:cs="HelveticaNeueLT Std Med"/>
                                  <w:b/>
                                  <w:color w:val="00004C"/>
                                  <w:sz w:val="40"/>
                                  <w:szCs w:val="40"/>
                                  <w:lang w:val="en-GB"/>
                                </w:rPr>
                                <w:t>ets in ECDIS</w:t>
                              </w:r>
                            </w:p>
                            <w:p w14:paraId="0802B628" w14:textId="33498A4E" w:rsidR="007C7DD8" w:rsidRPr="00364869" w:rsidRDefault="007C7DD8" w:rsidP="00376D37">
                              <w:pPr>
                                <w:pStyle w:val="Basisalinea"/>
                                <w:suppressAutoHyphens/>
                                <w:spacing w:line="240" w:lineRule="auto"/>
                                <w:rPr>
                                  <w:rFonts w:ascii="Arial" w:hAnsi="Arial" w:cs="HelveticaNeueLT Std Med"/>
                                  <w:b/>
                                  <w:color w:val="00004C"/>
                                  <w:sz w:val="56"/>
                                  <w:szCs w:val="56"/>
                                  <w:lang w:val="en-GB"/>
                                </w:rPr>
                              </w:pPr>
                            </w:p>
                            <w:p w14:paraId="6B12D300" w14:textId="274BA61C" w:rsidR="007C7DD8" w:rsidRPr="00364869" w:rsidRDefault="007C7DD8" w:rsidP="00714F8B">
                              <w:pPr>
                                <w:pStyle w:val="Basisalinea"/>
                                <w:suppressAutoHyphens/>
                                <w:spacing w:line="240" w:lineRule="auto"/>
                                <w:rPr>
                                  <w:rFonts w:ascii="Arial" w:hAnsi="Arial" w:cs="HelveticaNeueLT Std Med"/>
                                  <w:b/>
                                  <w:color w:val="00004C"/>
                                  <w:sz w:val="56"/>
                                  <w:szCs w:val="56"/>
                                  <w:lang w:val="en-GB"/>
                                </w:rPr>
                              </w:pPr>
                            </w:p>
                            <w:p w14:paraId="4C35A93A" w14:textId="00A77411" w:rsidR="007C7DD8" w:rsidRPr="00364869" w:rsidRDefault="007C7DD8" w:rsidP="00714F8B">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1DC2E2" id="Group 2" o:spid="_x0000_s1026" style="position:absolute;left:0;text-align:left;margin-left:0;margin-top:-211.9pt;width:514.2pt;height:737.3pt;z-index:25165875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">
                <v:shapetype id="_x0000_t202" coordsize="21600,21600" o:spt="202" path="m,l,21600r21600,l21600,xe">
                  <v:stroke joinstyle="miter"/>
                  <v:path gradientshapeok="t" o:connecttype="rect"/>
                </v:shapetype>
                <v:shape id="Tekstvak 2" o:spid="_x0000_s1027" type="#_x0000_t202" style="position:absolute;left:9346;top:283;width:7054;height:750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" fillcolor="#f1eaca" stroked="f" strokeweight=".5pt">
                  <v:textbox style="mso-fit-shape-to-text:t" inset="5mm,8mm,5mm,8mm">
                    <w:txbxContent>
                      <w:p w14:paraId="14E53C7B" w14:textId="2F4807AB" w:rsidR="007C7DD8" w:rsidRPr="00B94B05" w:rsidRDefault="007C7DD8" w:rsidP="00714F8B">
                        <w:pPr>
                          <w:rPr>
                            <w:rFonts w:cs="Arial"/>
                            <w:b/>
                          </w:rPr>
                        </w:pPr>
                        <w:r w:rsidRPr="00B94B05">
                          <w:rPr>
                            <w:rFonts w:cs="Arial"/>
                            <w:b/>
                          </w:rPr>
                          <w:t>S-</w:t>
                        </w:r>
                        <w:r w:rsidR="00772B0C">
                          <w:rPr>
                            <w:rFonts w:cs="Arial"/>
                            <w:b/>
                          </w:rPr>
                          <w:t>1</w:t>
                        </w:r>
                        <w:r>
                          <w:rPr>
                            <w:rFonts w:cs="Arial"/>
                            <w:b/>
                          </w:rPr>
                          <w:t>64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" fillcolor="#00ac9e" stroked="f" strokeweight=".5pt">
                  <v:textbox inset="5mm,5mm,5mm,5mm">
                    <w:txbxContent>
                      <w:p w14:paraId="7D323283"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Published by the</w:t>
                        </w:r>
                      </w:p>
                      <w:p w14:paraId="09C8C919"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International Hydrographic Organization</w:t>
                        </w:r>
                      </w:p>
                      <w:p w14:paraId="76D78125" w14:textId="77777777" w:rsidR="007C7DD8" w:rsidRPr="00B94B05" w:rsidRDefault="007C7DD8" w:rsidP="00714F8B">
                        <w:pPr>
                          <w:jc w:val="right"/>
                          <w:rPr>
                            <w:rFonts w:cs="Arial"/>
                            <w:color w:val="FFFFFF" w:themeColor="background1"/>
                            <w:sz w:val="16"/>
                            <w:szCs w:val="16"/>
                            <w:lang w:val="fr-FR"/>
                          </w:rPr>
                        </w:pPr>
                        <w:r w:rsidRPr="00B94B05">
                          <w:rPr>
                            <w:rFonts w:cs="Arial"/>
                            <w:color w:val="FFFFFF" w:themeColor="background1"/>
                            <w:sz w:val="16"/>
                            <w:szCs w:val="16"/>
                            <w:lang w:val="fr-FR"/>
                          </w:rPr>
                          <w:t>4b quai Antoine 1</w:t>
                        </w:r>
                        <w:r w:rsidRPr="00B94B05">
                          <w:rPr>
                            <w:rFonts w:cs="Arial"/>
                            <w:color w:val="FFFFFF" w:themeColor="background1"/>
                            <w:sz w:val="16"/>
                            <w:szCs w:val="16"/>
                            <w:vertAlign w:val="superscript"/>
                            <w:lang w:val="fr-FR"/>
                          </w:rPr>
                          <w:t>er</w:t>
                        </w:r>
                      </w:p>
                      <w:p w14:paraId="44826A11" w14:textId="77777777" w:rsidR="007C7DD8" w:rsidRPr="00B94B05" w:rsidRDefault="007C7DD8" w:rsidP="00714F8B">
                        <w:pPr>
                          <w:jc w:val="right"/>
                          <w:rPr>
                            <w:rFonts w:cs="Arial"/>
                            <w:color w:val="FFFFFF" w:themeColor="background1"/>
                            <w:sz w:val="16"/>
                            <w:szCs w:val="16"/>
                            <w:lang w:val="fr-FR"/>
                          </w:rPr>
                        </w:pPr>
                        <w:r w:rsidRPr="00B94B05">
                          <w:rPr>
                            <w:rFonts w:cs="Arial"/>
                            <w:color w:val="FFFFFF" w:themeColor="background1"/>
                            <w:sz w:val="16"/>
                            <w:szCs w:val="16"/>
                            <w:lang w:val="fr-FR"/>
                          </w:rPr>
                          <w:t>Principauté de Monaco</w:t>
                        </w:r>
                      </w:p>
                      <w:p w14:paraId="5A2BF14E"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Tel: (377) 93.10.81.00</w:t>
                        </w:r>
                      </w:p>
                      <w:p w14:paraId="62D52316"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Fax: (377) 93.10.81.40</w:t>
                        </w:r>
                      </w:p>
                      <w:p w14:paraId="25AFF675"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info@iho.int</w:t>
                        </w:r>
                      </w:p>
                      <w:p w14:paraId="6A8EBCD2" w14:textId="77777777" w:rsidR="007C7DD8" w:rsidRPr="00B94B05" w:rsidRDefault="007C7DD8" w:rsidP="00714F8B">
                        <w:pPr>
                          <w:jc w:val="right"/>
                          <w:rPr>
                            <w:rFonts w:cs="Arial"/>
                            <w:color w:val="FFFFFF" w:themeColor="background1"/>
                            <w:sz w:val="16"/>
                            <w:szCs w:val="16"/>
                          </w:rPr>
                        </w:pPr>
                        <w:r w:rsidRPr="00B94B05">
                          <w:rPr>
                            <w:rFonts w:cs="Arial"/>
                            <w:color w:val="FFFFFF" w:themeColor="background1"/>
                            <w:sz w:val="16"/>
                            <w:szCs w:val="16"/>
                          </w:rPr>
                          <w:t>www.iho.in</w:t>
                        </w:r>
                        <w:r>
                          <w:rPr>
                            <w:rFonts w:cs="Arial"/>
                            <w:color w:val="FFFFFF" w:themeColor="background1"/>
                            <w:sz w:val="16"/>
                            <w:szCs w:val="16"/>
                          </w:rPr>
                          <w:t>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" fillcolor="white [3201]" strokecolor="#001532" strokeweight=".5pt">
                  <v:textbox inset="10mm,10mm,10mm,10mm">
                    <w:txbxContent>
                      <w:p w14:paraId="4DBB3FAA" w14:textId="6032EF41" w:rsidR="007C7DD8" w:rsidRPr="00A52CB3" w:rsidRDefault="007C7DD8" w:rsidP="00714F8B">
                        <w:pPr>
                          <w:pStyle w:val="Basisalinea"/>
                          <w:suppressAutoHyphens/>
                          <w:spacing w:line="240" w:lineRule="auto"/>
                          <w:rPr>
                            <w:rFonts w:ascii="Arial" w:hAnsi="Arial" w:cs="HelveticaNeueLT Std Med"/>
                            <w:b/>
                            <w:color w:val="00004C"/>
                            <w:sz w:val="52"/>
                            <w:szCs w:val="54"/>
                            <w:lang w:val="en-GB"/>
                          </w:rPr>
                        </w:pPr>
                        <w:r w:rsidRPr="00A52CB3">
                          <w:rPr>
                            <w:rFonts w:ascii="Arial" w:hAnsi="Arial" w:cs="HelveticaNeueLT Std Med"/>
                            <w:b/>
                            <w:color w:val="00004C"/>
                            <w:sz w:val="52"/>
                            <w:szCs w:val="54"/>
                            <w:lang w:val="en-GB"/>
                          </w:rPr>
                          <w:t>IHO Test Data</w:t>
                        </w:r>
                        <w:r w:rsidR="000B171C">
                          <w:rPr>
                            <w:rFonts w:ascii="Arial" w:hAnsi="Arial" w:cs="HelveticaNeueLT Std Med"/>
                            <w:b/>
                            <w:color w:val="00004C"/>
                            <w:sz w:val="52"/>
                            <w:szCs w:val="54"/>
                            <w:lang w:val="en-GB"/>
                          </w:rPr>
                          <w:t>s</w:t>
                        </w:r>
                        <w:r w:rsidRPr="00A52CB3">
                          <w:rPr>
                            <w:rFonts w:ascii="Arial" w:hAnsi="Arial" w:cs="HelveticaNeueLT Std Med"/>
                            <w:b/>
                            <w:color w:val="00004C"/>
                            <w:sz w:val="52"/>
                            <w:szCs w:val="54"/>
                            <w:lang w:val="en-GB"/>
                          </w:rPr>
                          <w:t xml:space="preserve">ets </w:t>
                        </w:r>
                        <w:r w:rsidR="00A52CB3" w:rsidRPr="00A52CB3">
                          <w:rPr>
                            <w:rFonts w:ascii="Arial" w:hAnsi="Arial" w:cs="HelveticaNeueLT Std Med"/>
                            <w:b/>
                            <w:color w:val="00004C"/>
                            <w:sz w:val="52"/>
                            <w:szCs w:val="54"/>
                            <w:lang w:val="en-GB"/>
                          </w:rPr>
                          <w:t>for</w:t>
                        </w:r>
                        <w:r w:rsidRPr="00A52CB3">
                          <w:rPr>
                            <w:rFonts w:ascii="Arial" w:hAnsi="Arial" w:cs="HelveticaNeueLT Std Med"/>
                            <w:b/>
                            <w:color w:val="00004C"/>
                            <w:sz w:val="52"/>
                            <w:szCs w:val="54"/>
                            <w:lang w:val="en-GB"/>
                          </w:rPr>
                          <w:t xml:space="preserve"> ECDIS</w:t>
                        </w:r>
                      </w:p>
                      <w:p w14:paraId="23862A29" w14:textId="59D176C5" w:rsidR="007C7DD8" w:rsidRPr="00364869" w:rsidRDefault="007C7DD8" w:rsidP="00714F8B">
                        <w:pPr>
                          <w:pStyle w:val="Basisalinea"/>
                          <w:suppressAutoHyphens/>
                          <w:spacing w:line="240" w:lineRule="auto"/>
                          <w:rPr>
                            <w:rFonts w:ascii="Arial" w:hAnsi="Arial" w:cs="HelveticaNeueLT Std Med"/>
                            <w:b/>
                            <w:color w:val="00004C"/>
                            <w:sz w:val="56"/>
                            <w:szCs w:val="56"/>
                            <w:lang w:val="en-GB"/>
                          </w:rPr>
                        </w:pPr>
                      </w:p>
                      <w:p w14:paraId="239040E2" w14:textId="53C65109" w:rsidR="007C7DD8" w:rsidRPr="00364869" w:rsidRDefault="007C7DD8" w:rsidP="00714F8B">
                        <w:pPr>
                          <w:pStyle w:val="Basisalinea"/>
                          <w:suppressAutoHyphens/>
                          <w:spacing w:line="240" w:lineRule="auto"/>
                          <w:rPr>
                            <w:rFonts w:ascii="Arial" w:hAnsi="Arial" w:cs="HelveticaNeueLT Std Med"/>
                            <w:b/>
                            <w:color w:val="00004C"/>
                            <w:sz w:val="28"/>
                            <w:szCs w:val="28"/>
                            <w:lang w:val="en-GB"/>
                          </w:rPr>
                        </w:pPr>
                      </w:p>
                      <w:p w14:paraId="110CCB21" w14:textId="1A5D31C9" w:rsidR="007C7DD8" w:rsidRPr="00391AB3" w:rsidRDefault="000B171C" w:rsidP="00714F8B">
                        <w:pPr>
                          <w:pStyle w:val="Basisalinea"/>
                          <w:suppressAutoHyphens/>
                          <w:spacing w:line="240" w:lineRule="auto"/>
                          <w:rPr>
                            <w:rFonts w:ascii="Arial" w:hAnsi="Arial" w:cs="Arial"/>
                            <w:b/>
                            <w:color w:val="00004C"/>
                            <w:sz w:val="28"/>
                            <w:szCs w:val="28"/>
                            <w:lang w:val="en-GB"/>
                          </w:rPr>
                        </w:pPr>
                        <w:r w:rsidRPr="00391AB3">
                          <w:rPr>
                            <w:rFonts w:ascii="Arial" w:hAnsi="Arial" w:cs="Arial"/>
                            <w:b/>
                            <w:color w:val="00004C"/>
                            <w:sz w:val="28"/>
                            <w:szCs w:val="28"/>
                            <w:lang w:val="en-GB"/>
                          </w:rPr>
                          <w:t xml:space="preserve">Draft </w:t>
                        </w:r>
                        <w:r w:rsidR="00B87D17" w:rsidRPr="00391AB3">
                          <w:rPr>
                            <w:rFonts w:ascii="Arial" w:hAnsi="Arial" w:cs="Arial"/>
                            <w:b/>
                            <w:color w:val="00004C"/>
                            <w:sz w:val="28"/>
                            <w:szCs w:val="28"/>
                            <w:lang w:val="en-GB"/>
                          </w:rPr>
                          <w:t xml:space="preserve">Edition </w:t>
                        </w:r>
                        <w:r w:rsidR="00BD08BE">
                          <w:rPr>
                            <w:rFonts w:ascii="Arial" w:hAnsi="Arial" w:cs="Arial"/>
                            <w:b/>
                            <w:color w:val="00004C"/>
                            <w:sz w:val="28"/>
                            <w:szCs w:val="28"/>
                          </w:rPr>
                          <w:t>2.0.</w:t>
                        </w:r>
                        <w:r w:rsidR="00DC7D3E">
                          <w:rPr>
                            <w:rFonts w:ascii="Arial" w:hAnsi="Arial" w:cs="Arial"/>
                            <w:b/>
                            <w:color w:val="00004C"/>
                            <w:sz w:val="28"/>
                            <w:szCs w:val="28"/>
                          </w:rPr>
                          <w:t>1</w:t>
                        </w:r>
                        <w:r w:rsidR="00D54F64" w:rsidRPr="00391AB3">
                          <w:rPr>
                            <w:rFonts w:ascii="Arial" w:hAnsi="Arial" w:cs="Arial"/>
                            <w:b/>
                            <w:color w:val="00004C"/>
                            <w:sz w:val="28"/>
                            <w:szCs w:val="28"/>
                            <w:lang w:val="en-GB"/>
                          </w:rPr>
                          <w:t xml:space="preserve"> </w:t>
                        </w:r>
                        <w:r w:rsidR="00B87D17" w:rsidRPr="00391AB3">
                          <w:rPr>
                            <w:rFonts w:ascii="Arial" w:hAnsi="Arial" w:cs="Arial"/>
                            <w:b/>
                            <w:color w:val="00004C"/>
                            <w:sz w:val="28"/>
                            <w:szCs w:val="28"/>
                            <w:lang w:val="en-GB"/>
                          </w:rPr>
                          <w:t xml:space="preserve">– </w:t>
                        </w:r>
                        <w:r w:rsidR="00DC7D3E">
                          <w:rPr>
                            <w:rFonts w:ascii="Arial" w:hAnsi="Arial" w:cs="Arial"/>
                            <w:b/>
                            <w:color w:val="00004C"/>
                            <w:sz w:val="28"/>
                            <w:szCs w:val="28"/>
                            <w:lang w:val="en-GB"/>
                          </w:rPr>
                          <w:t>July</w:t>
                        </w:r>
                        <w:r w:rsidR="00BD08BE">
                          <w:rPr>
                            <w:rFonts w:ascii="Arial" w:hAnsi="Arial" w:cs="Arial"/>
                            <w:b/>
                            <w:color w:val="00004C"/>
                            <w:sz w:val="28"/>
                            <w:szCs w:val="28"/>
                            <w:lang w:val="en-GB"/>
                          </w:rPr>
                          <w:t xml:space="preserve"> </w:t>
                        </w:r>
                        <w:proofErr w:type="spellStart"/>
                        <w:r w:rsidR="00DC7D3E">
                          <w:rPr>
                            <w:rFonts w:ascii="Arial" w:hAnsi="Arial" w:cs="Arial"/>
                            <w:b/>
                            <w:color w:val="00004C"/>
                            <w:sz w:val="28"/>
                            <w:szCs w:val="28"/>
                            <w:lang w:val="en-GB"/>
                          </w:rPr>
                          <w:t>xx</w:t>
                        </w:r>
                        <w:r w:rsidR="00DC7D3E" w:rsidRPr="00DC7D3E">
                          <w:rPr>
                            <w:rFonts w:ascii="Arial" w:hAnsi="Arial" w:cs="Arial"/>
                            <w:b/>
                            <w:color w:val="00004C"/>
                            <w:sz w:val="28"/>
                            <w:szCs w:val="28"/>
                            <w:vertAlign w:val="superscript"/>
                            <w:lang w:val="en-GB"/>
                          </w:rPr>
                          <w:t>rd</w:t>
                        </w:r>
                        <w:proofErr w:type="spellEnd"/>
                        <w:r w:rsidR="00D54F64" w:rsidRPr="00391AB3">
                          <w:rPr>
                            <w:rFonts w:ascii="Arial" w:hAnsi="Arial" w:cs="Arial"/>
                            <w:b/>
                            <w:color w:val="00004C"/>
                            <w:sz w:val="28"/>
                            <w:szCs w:val="28"/>
                            <w:lang w:val="en-GB"/>
                          </w:rPr>
                          <w:t xml:space="preserve"> </w:t>
                        </w:r>
                        <w:r w:rsidR="00CB152F" w:rsidRPr="00391AB3">
                          <w:rPr>
                            <w:rFonts w:ascii="Arial" w:hAnsi="Arial" w:cs="Arial"/>
                            <w:b/>
                            <w:color w:val="00004C"/>
                            <w:sz w:val="28"/>
                            <w:szCs w:val="28"/>
                            <w:lang w:val="en-GB"/>
                          </w:rPr>
                          <w:t>2026</w:t>
                        </w:r>
                      </w:p>
                      <w:p w14:paraId="32D975C6" w14:textId="1AD22029" w:rsidR="007C7DD8" w:rsidRPr="00364869" w:rsidRDefault="007C7DD8" w:rsidP="00714F8B">
                        <w:pPr>
                          <w:pStyle w:val="Basisalinea"/>
                          <w:suppressAutoHyphens/>
                          <w:spacing w:line="240" w:lineRule="auto"/>
                          <w:rPr>
                            <w:rFonts w:ascii="Arial" w:hAnsi="Arial" w:cs="HelveticaNeueLT Std Med"/>
                            <w:b/>
                            <w:color w:val="00004C"/>
                            <w:sz w:val="28"/>
                            <w:szCs w:val="28"/>
                            <w:lang w:val="en-GB"/>
                          </w:rPr>
                        </w:pPr>
                      </w:p>
                      <w:p w14:paraId="7015DB2A" w14:textId="0A2894C6" w:rsidR="007C7DD8" w:rsidRPr="00364869" w:rsidRDefault="007C7DD8" w:rsidP="00714F8B">
                        <w:pPr>
                          <w:pStyle w:val="Basisalinea"/>
                          <w:suppressAutoHyphens/>
                          <w:spacing w:line="240" w:lineRule="auto"/>
                          <w:rPr>
                            <w:rFonts w:ascii="Arial" w:hAnsi="Arial" w:cs="HelveticaNeueLT Std Med"/>
                            <w:b/>
                            <w:color w:val="00004C"/>
                            <w:sz w:val="40"/>
                            <w:szCs w:val="40"/>
                            <w:lang w:val="en-GB"/>
                          </w:rPr>
                        </w:pPr>
                      </w:p>
                      <w:p w14:paraId="5B87FD07" w14:textId="1FAA9845" w:rsidR="007C7DD8" w:rsidRPr="00364869" w:rsidRDefault="007C7DD8" w:rsidP="00A52CB3">
                        <w:pPr>
                          <w:pStyle w:val="Basisalinea"/>
                          <w:suppressAutoHyphens/>
                          <w:spacing w:line="276" w:lineRule="auto"/>
                          <w:rPr>
                            <w:rFonts w:ascii="Arial" w:hAnsi="Arial" w:cs="HelveticaNeueLT Std Med"/>
                            <w:b/>
                            <w:color w:val="00004C"/>
                            <w:sz w:val="40"/>
                            <w:szCs w:val="40"/>
                            <w:lang w:val="en-GB"/>
                          </w:rPr>
                        </w:pPr>
                        <w:r w:rsidRPr="00364869">
                          <w:rPr>
                            <w:rFonts w:ascii="Arial" w:hAnsi="Arial" w:cs="HelveticaNeueLT Std Med"/>
                            <w:b/>
                            <w:color w:val="00004C"/>
                            <w:sz w:val="40"/>
                            <w:szCs w:val="40"/>
                            <w:lang w:val="en-GB"/>
                          </w:rPr>
                          <w:t>Instruction Manual for the Use of IHO Test Data</w:t>
                        </w:r>
                        <w:r w:rsidR="000B171C">
                          <w:rPr>
                            <w:rFonts w:ascii="Arial" w:hAnsi="Arial" w:cs="HelveticaNeueLT Std Med"/>
                            <w:b/>
                            <w:color w:val="00004C"/>
                            <w:sz w:val="40"/>
                            <w:szCs w:val="40"/>
                            <w:lang w:val="en-GB"/>
                          </w:rPr>
                          <w:t>s</w:t>
                        </w:r>
                        <w:r w:rsidRPr="00364869">
                          <w:rPr>
                            <w:rFonts w:ascii="Arial" w:hAnsi="Arial" w:cs="HelveticaNeueLT Std Med"/>
                            <w:b/>
                            <w:color w:val="00004C"/>
                            <w:sz w:val="40"/>
                            <w:szCs w:val="40"/>
                            <w:lang w:val="en-GB"/>
                          </w:rPr>
                          <w:t>ets in ECDIS</w:t>
                        </w:r>
                      </w:p>
                      <w:p w14:paraId="0802B628" w14:textId="33498A4E" w:rsidR="007C7DD8" w:rsidRPr="00364869" w:rsidRDefault="007C7DD8" w:rsidP="00376D37">
                        <w:pPr>
                          <w:pStyle w:val="Basisalinea"/>
                          <w:suppressAutoHyphens/>
                          <w:spacing w:line="240" w:lineRule="auto"/>
                          <w:rPr>
                            <w:rFonts w:ascii="Arial" w:hAnsi="Arial" w:cs="HelveticaNeueLT Std Med"/>
                            <w:b/>
                            <w:color w:val="00004C"/>
                            <w:sz w:val="56"/>
                            <w:szCs w:val="56"/>
                            <w:lang w:val="en-GB"/>
                          </w:rPr>
                        </w:pPr>
                      </w:p>
                      <w:p w14:paraId="6B12D300" w14:textId="274BA61C" w:rsidR="007C7DD8" w:rsidRPr="00364869" w:rsidRDefault="007C7DD8" w:rsidP="00714F8B">
                        <w:pPr>
                          <w:pStyle w:val="Basisalinea"/>
                          <w:suppressAutoHyphens/>
                          <w:spacing w:line="240" w:lineRule="auto"/>
                          <w:rPr>
                            <w:rFonts w:ascii="Arial" w:hAnsi="Arial" w:cs="HelveticaNeueLT Std Med"/>
                            <w:b/>
                            <w:color w:val="00004C"/>
                            <w:sz w:val="56"/>
                            <w:szCs w:val="56"/>
                            <w:lang w:val="en-GB"/>
                          </w:rPr>
                        </w:pPr>
                      </w:p>
                      <w:p w14:paraId="4C35A93A" w14:textId="00A77411" w:rsidR="007C7DD8" w:rsidRPr="00364869" w:rsidRDefault="007C7DD8" w:rsidP="00714F8B">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009A076E" w:rsidRPr="00B170BF">
        <w:rPr>
          <w:rStyle w:val="module"/>
          <w:rFonts w:cs="Arial"/>
        </w:rPr>
        <w:br w:type="page"/>
      </w:r>
    </w:p>
    <w:p w14:paraId="43F11F63" w14:textId="77777777" w:rsidR="009A076E" w:rsidRPr="00B170BF" w:rsidRDefault="009A076E" w:rsidP="009A076E">
      <w:pPr>
        <w:keepLines/>
        <w:tabs>
          <w:tab w:val="left" w:pos="0"/>
          <w:tab w:val="left" w:pos="992"/>
          <w:tab w:val="left" w:pos="4677"/>
          <w:tab w:val="left" w:pos="5244"/>
          <w:tab w:val="left" w:pos="5586"/>
          <w:tab w:val="left" w:pos="6112"/>
          <w:tab w:val="left" w:pos="6792"/>
          <w:tab w:val="left" w:pos="7471"/>
          <w:tab w:val="left" w:pos="8150"/>
        </w:tabs>
        <w:jc w:val="center"/>
        <w:rPr>
          <w:rStyle w:val="module"/>
          <w:rFonts w:cs="Arial"/>
        </w:rPr>
      </w:pPr>
    </w:p>
    <w:p w14:paraId="5C52F1F6" w14:textId="77777777" w:rsidR="00695756" w:rsidRPr="00CD067D" w:rsidRDefault="00695756" w:rsidP="00695756">
      <w:pPr>
        <w:rPr>
          <w:rFonts w:cs="Arial"/>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06"/>
      </w:tblGrid>
      <w:tr w:rsidR="00AF1722" w:rsidRPr="00B170BF" w14:paraId="334EE5C3" w14:textId="77777777" w:rsidTr="00FA4CED">
        <w:tc>
          <w:tcPr>
            <w:tcW w:w="9253" w:type="dxa"/>
            <w:tcBorders>
              <w:top w:val="single" w:sz="4" w:space="0" w:color="000000"/>
            </w:tcBorders>
          </w:tcPr>
          <w:p w14:paraId="02DEAAE6" w14:textId="598DD61F" w:rsidR="00AF1722" w:rsidRPr="00CD067D" w:rsidRDefault="00AF1722" w:rsidP="00714F8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cs="Arial"/>
                <w:lang w:val="en-AU"/>
              </w:rPr>
            </w:pPr>
            <w:r w:rsidRPr="00CD067D">
              <w:rPr>
                <w:rFonts w:cs="Arial"/>
                <w:lang w:val="en-AU"/>
              </w:rPr>
              <w:t>© Copyright International Hydrographic Organization 20</w:t>
            </w:r>
            <w:r w:rsidR="00714F8B" w:rsidRPr="00CD067D">
              <w:rPr>
                <w:rFonts w:cs="Arial"/>
                <w:lang w:val="en-AU"/>
              </w:rPr>
              <w:t>2</w:t>
            </w:r>
            <w:r w:rsidR="00664B62" w:rsidRPr="00CD067D">
              <w:rPr>
                <w:rFonts w:cs="Arial"/>
                <w:lang w:val="en-AU"/>
              </w:rPr>
              <w:t>5</w:t>
            </w:r>
          </w:p>
        </w:tc>
      </w:tr>
      <w:tr w:rsidR="00AF1722" w:rsidRPr="00B170BF" w14:paraId="1C1587C4" w14:textId="77777777" w:rsidTr="00FA4CED">
        <w:tc>
          <w:tcPr>
            <w:tcW w:w="9253" w:type="dxa"/>
          </w:tcPr>
          <w:p w14:paraId="74D14A1F" w14:textId="77777777" w:rsidR="00AF1722" w:rsidRPr="00B170BF" w:rsidRDefault="00AF1722" w:rsidP="00FA4CED">
            <w:pPr>
              <w:pStyle w:val="Default"/>
              <w:spacing w:before="120" w:after="120"/>
              <w:ind w:left="317" w:right="390"/>
              <w:jc w:val="both"/>
              <w:rPr>
                <w:color w:val="auto"/>
                <w:sz w:val="20"/>
                <w:szCs w:val="20"/>
                <w:lang w:val="en-AU"/>
              </w:rPr>
            </w:pPr>
            <w:r w:rsidRPr="00B170BF">
              <w:rPr>
                <w:color w:val="auto"/>
                <w:sz w:val="20"/>
                <w:szCs w:val="20"/>
                <w:lang w:val="en-AU"/>
              </w:rPr>
              <w:t xml:space="preserve">This work is copyright. Apart from any use permitted in accordance with the </w:t>
            </w:r>
            <w:hyperlink r:id="rId14" w:history="1">
              <w:r w:rsidRPr="00B170BF">
                <w:rPr>
                  <w:color w:val="auto"/>
                  <w:sz w:val="20"/>
                  <w:szCs w:val="20"/>
                  <w:lang w:val="en-AU"/>
                </w:rPr>
                <w:t>Berne Convention for the Protection of Literary and Artistic Works</w:t>
              </w:r>
            </w:hyperlink>
            <w:r w:rsidRPr="00B170BF">
              <w:rPr>
                <w:color w:val="auto"/>
                <w:sz w:val="20"/>
                <w:szCs w:val="20"/>
                <w:lang w:val="en-AU"/>
              </w:rPr>
              <w:t xml:space="preserve"> (1886), and except in the circumstances described below, no part may be translated, reproduced by any process, adapted, communicated or commercially exploited without prior written permission from the Secretariat of the International Hydrographic Organization (IHO). Copyright in some of the material in this publication may be owned by another party and permission for the translation and/or reproduction of that material must be obtained from the owner.</w:t>
            </w:r>
          </w:p>
        </w:tc>
      </w:tr>
      <w:tr w:rsidR="00AF1722" w:rsidRPr="00B170BF" w14:paraId="65A44BBD" w14:textId="77777777" w:rsidTr="00FA4CED">
        <w:tc>
          <w:tcPr>
            <w:tcW w:w="9253" w:type="dxa"/>
          </w:tcPr>
          <w:p w14:paraId="01063177" w14:textId="77777777" w:rsidR="00AF1722" w:rsidRPr="00B170BF" w:rsidRDefault="00AF1722" w:rsidP="00FA4CED">
            <w:pPr>
              <w:pStyle w:val="Default"/>
              <w:spacing w:before="120" w:after="120"/>
              <w:ind w:left="317" w:right="390"/>
              <w:jc w:val="both"/>
              <w:rPr>
                <w:color w:val="auto"/>
                <w:sz w:val="20"/>
                <w:szCs w:val="20"/>
                <w:lang w:val="en-AU"/>
              </w:rPr>
            </w:pPr>
            <w:r w:rsidRPr="00B170BF">
              <w:rPr>
                <w:color w:val="auto"/>
                <w:sz w:val="20"/>
                <w:szCs w:val="20"/>
                <w:lang w:val="en-AU"/>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AF1722" w:rsidRPr="00B170BF" w14:paraId="279880FF" w14:textId="77777777" w:rsidTr="00FA4CED">
        <w:tc>
          <w:tcPr>
            <w:tcW w:w="9253" w:type="dxa"/>
          </w:tcPr>
          <w:p w14:paraId="6AFA83A0" w14:textId="77777777" w:rsidR="00AF1722" w:rsidRPr="00B170BF" w:rsidRDefault="00AF1722" w:rsidP="00FA4CED">
            <w:pPr>
              <w:autoSpaceDE w:val="0"/>
              <w:autoSpaceDN w:val="0"/>
              <w:adjustRightInd w:val="0"/>
              <w:spacing w:before="120" w:after="120"/>
              <w:ind w:left="317" w:right="390"/>
              <w:rPr>
                <w:rFonts w:cs="Arial"/>
                <w:lang w:val="en-AU"/>
              </w:rPr>
            </w:pPr>
            <w:r w:rsidRPr="00B170BF">
              <w:rPr>
                <w:rFonts w:cs="Arial"/>
                <w:lang w:val="en-AU"/>
              </w:rPr>
              <w:t>In the event that this document or partial material from this document is reproduced, translated or distributed under the terms described above, the following statements are to be included:</w:t>
            </w:r>
          </w:p>
        </w:tc>
      </w:tr>
      <w:tr w:rsidR="00AF1722" w:rsidRPr="00B170BF" w14:paraId="39A25F89" w14:textId="77777777" w:rsidTr="00FA4CED">
        <w:tc>
          <w:tcPr>
            <w:tcW w:w="9253" w:type="dxa"/>
          </w:tcPr>
          <w:p w14:paraId="20997175" w14:textId="77777777" w:rsidR="00AF1722" w:rsidRPr="00CD067D" w:rsidRDefault="00AF1722" w:rsidP="00FA4CED">
            <w:pPr>
              <w:autoSpaceDE w:val="0"/>
              <w:autoSpaceDN w:val="0"/>
              <w:adjustRightInd w:val="0"/>
              <w:spacing w:before="120" w:after="120"/>
              <w:ind w:left="600" w:right="924"/>
              <w:rPr>
                <w:rFonts w:cs="Arial"/>
                <w:i/>
                <w:lang w:val="en-AU"/>
              </w:rPr>
            </w:pPr>
            <w:r w:rsidRPr="00CD067D">
              <w:rPr>
                <w:rFonts w:cs="Arial"/>
                <w:i/>
                <w:lang w:val="en-AU"/>
              </w:rPr>
              <w:t>“Material from IHO publication [reference to extract: Title, Edition] is reproduced with the permission of the IHO Secretariat (Permission No …</w:t>
            </w:r>
            <w:proofErr w:type="gramStart"/>
            <w:r w:rsidRPr="00CD067D">
              <w:rPr>
                <w:rFonts w:cs="Arial"/>
                <w:i/>
                <w:lang w:val="en-AU"/>
              </w:rPr>
              <w:t>…./</w:t>
            </w:r>
            <w:proofErr w:type="gramEnd"/>
            <w:r w:rsidRPr="00CD067D">
              <w:rPr>
                <w:rFonts w:cs="Arial"/>
                <w:i/>
                <w:lang w:val="en-AU"/>
              </w:rPr>
              <w:t xml:space="preserve">…)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AF1722" w:rsidRPr="00B170BF" w14:paraId="692C1AAE" w14:textId="77777777" w:rsidTr="00FA4CED">
        <w:trPr>
          <w:trHeight w:val="2312"/>
        </w:trPr>
        <w:tc>
          <w:tcPr>
            <w:tcW w:w="9253" w:type="dxa"/>
            <w:tcBorders>
              <w:bottom w:val="single" w:sz="4" w:space="0" w:color="000000"/>
            </w:tcBorders>
          </w:tcPr>
          <w:p w14:paraId="2537CFEE" w14:textId="77777777" w:rsidR="00AF1722" w:rsidRPr="00CD067D" w:rsidRDefault="00AF1722" w:rsidP="00FA4CED">
            <w:pPr>
              <w:autoSpaceDE w:val="0"/>
              <w:autoSpaceDN w:val="0"/>
              <w:adjustRightInd w:val="0"/>
              <w:spacing w:before="120" w:after="120"/>
              <w:ind w:left="600" w:right="924"/>
              <w:rPr>
                <w:rFonts w:cs="Arial"/>
                <w:i/>
                <w:lang w:val="en-AU"/>
              </w:rPr>
            </w:pPr>
            <w:r w:rsidRPr="00CD067D">
              <w:rPr>
                <w:rFonts w:cs="Arial"/>
                <w:i/>
                <w:lang w:val="en-AU"/>
              </w:rPr>
              <w:t>“This [document/publication] is a translation of IHO [document/publication] [name]. The IHO has not checked this translation and therefore takes no responsibility for its accuracy. In case of doubt the source version of [name] in [language] should be consulted.”</w:t>
            </w:r>
          </w:p>
          <w:p w14:paraId="6930AA09" w14:textId="77777777" w:rsidR="00AF1722" w:rsidRPr="00B170BF" w:rsidRDefault="00AF1722" w:rsidP="00FA4CED">
            <w:pPr>
              <w:autoSpaceDE w:val="0"/>
              <w:autoSpaceDN w:val="0"/>
              <w:adjustRightInd w:val="0"/>
              <w:spacing w:before="120" w:after="120"/>
              <w:ind w:left="366" w:right="924"/>
              <w:rPr>
                <w:rFonts w:cs="Arial"/>
                <w:lang w:val="en-AU"/>
              </w:rPr>
            </w:pPr>
            <w:r w:rsidRPr="00B170BF">
              <w:rPr>
                <w:rFonts w:cs="Arial"/>
                <w:lang w:val="en-AU"/>
              </w:rPr>
              <w:t>The IHO Logo or other identifiers shall not be used in any derived product without prior written permission from the IHO Secretariat.</w:t>
            </w:r>
          </w:p>
          <w:p w14:paraId="0AF80D8A" w14:textId="77777777" w:rsidR="00AF1722" w:rsidRPr="00B170BF" w:rsidRDefault="00AF1722" w:rsidP="00FA4CED">
            <w:pPr>
              <w:autoSpaceDE w:val="0"/>
              <w:autoSpaceDN w:val="0"/>
              <w:adjustRightInd w:val="0"/>
              <w:spacing w:before="120" w:after="120"/>
              <w:ind w:left="600" w:right="924"/>
              <w:rPr>
                <w:rFonts w:cs="Arial"/>
                <w:lang w:val="en-AU"/>
              </w:rPr>
            </w:pPr>
          </w:p>
        </w:tc>
      </w:tr>
    </w:tbl>
    <w:p w14:paraId="75194E05" w14:textId="194352EB" w:rsidR="00664B62" w:rsidRPr="00CD067D" w:rsidRDefault="00664B62" w:rsidP="009B256C">
      <w:pPr>
        <w:jc w:val="center"/>
        <w:rPr>
          <w:rFonts w:cs="Arial"/>
          <w:lang w:val="en-AU"/>
        </w:rPr>
      </w:pPr>
    </w:p>
    <w:p w14:paraId="15F1AA9C" w14:textId="77777777" w:rsidR="0001586B" w:rsidRDefault="00664B62" w:rsidP="0001586B">
      <w:pPr>
        <w:jc w:val="center"/>
        <w:rPr>
          <w:rFonts w:cs="Arial"/>
          <w:lang w:val="en-AU"/>
        </w:rPr>
      </w:pPr>
      <w:r w:rsidRPr="00CD067D">
        <w:rPr>
          <w:rFonts w:cs="Arial"/>
          <w:lang w:val="en-AU"/>
        </w:rPr>
        <w:br w:type="page"/>
      </w:r>
    </w:p>
    <w:p w14:paraId="4C46CE69" w14:textId="77777777" w:rsidR="0001586B" w:rsidRDefault="0001586B" w:rsidP="0001586B">
      <w:pPr>
        <w:jc w:val="center"/>
        <w:rPr>
          <w:rFonts w:cs="Arial"/>
          <w:lang w:val="en-AU"/>
        </w:rPr>
      </w:pPr>
    </w:p>
    <w:p w14:paraId="0CD985CF" w14:textId="77777777" w:rsidR="0001586B" w:rsidRDefault="0001586B" w:rsidP="0001586B">
      <w:pPr>
        <w:jc w:val="center"/>
        <w:rPr>
          <w:rFonts w:cs="Arial"/>
          <w:lang w:val="en-AU"/>
        </w:rPr>
      </w:pPr>
    </w:p>
    <w:p w14:paraId="63C29BF2" w14:textId="77777777" w:rsidR="0001586B" w:rsidRDefault="0001586B" w:rsidP="0001586B">
      <w:pPr>
        <w:jc w:val="center"/>
        <w:rPr>
          <w:rFonts w:cs="Arial"/>
          <w:lang w:val="en-AU"/>
        </w:rPr>
      </w:pPr>
    </w:p>
    <w:p w14:paraId="6C367206" w14:textId="77777777" w:rsidR="0001586B" w:rsidRDefault="0001586B" w:rsidP="0001586B">
      <w:pPr>
        <w:jc w:val="center"/>
        <w:rPr>
          <w:rFonts w:cs="Arial"/>
          <w:lang w:val="en-AU"/>
        </w:rPr>
      </w:pPr>
    </w:p>
    <w:p w14:paraId="3394EF9D" w14:textId="77777777" w:rsidR="0001586B" w:rsidRDefault="0001586B" w:rsidP="0001586B">
      <w:pPr>
        <w:jc w:val="center"/>
        <w:rPr>
          <w:rFonts w:cs="Arial"/>
          <w:lang w:val="en-AU"/>
        </w:rPr>
      </w:pPr>
    </w:p>
    <w:p w14:paraId="1F0E57D5" w14:textId="77777777" w:rsidR="0001586B" w:rsidRDefault="0001586B" w:rsidP="0001586B">
      <w:pPr>
        <w:jc w:val="center"/>
        <w:rPr>
          <w:rFonts w:cs="Arial"/>
          <w:lang w:val="en-AU"/>
        </w:rPr>
      </w:pPr>
    </w:p>
    <w:p w14:paraId="7B6B5731" w14:textId="77777777" w:rsidR="0001586B" w:rsidRDefault="0001586B" w:rsidP="0001586B">
      <w:pPr>
        <w:jc w:val="center"/>
        <w:rPr>
          <w:rFonts w:cs="Arial"/>
          <w:lang w:val="en-AU"/>
        </w:rPr>
      </w:pPr>
    </w:p>
    <w:p w14:paraId="06C0F694" w14:textId="77777777" w:rsidR="0001586B" w:rsidRDefault="0001586B" w:rsidP="0001586B">
      <w:pPr>
        <w:jc w:val="center"/>
        <w:rPr>
          <w:rFonts w:cs="Arial"/>
          <w:lang w:val="en-AU"/>
        </w:rPr>
      </w:pPr>
    </w:p>
    <w:p w14:paraId="71BCD9E4" w14:textId="77777777" w:rsidR="0001586B" w:rsidRDefault="0001586B" w:rsidP="0001586B">
      <w:pPr>
        <w:jc w:val="center"/>
        <w:rPr>
          <w:rFonts w:cs="Arial"/>
          <w:lang w:val="en-AU"/>
        </w:rPr>
      </w:pPr>
    </w:p>
    <w:p w14:paraId="19A9C047" w14:textId="77777777" w:rsidR="0001586B" w:rsidRDefault="0001586B" w:rsidP="0001586B">
      <w:pPr>
        <w:jc w:val="center"/>
        <w:rPr>
          <w:b/>
          <w:sz w:val="48"/>
          <w:szCs w:val="48"/>
        </w:rPr>
      </w:pPr>
    </w:p>
    <w:p w14:paraId="23DC7439" w14:textId="77777777" w:rsidR="0001586B" w:rsidRDefault="0001586B" w:rsidP="0001586B">
      <w:pPr>
        <w:jc w:val="center"/>
        <w:rPr>
          <w:b/>
          <w:sz w:val="48"/>
          <w:szCs w:val="48"/>
        </w:rPr>
      </w:pPr>
    </w:p>
    <w:p w14:paraId="0F4A3048" w14:textId="77777777" w:rsidR="0001586B" w:rsidRDefault="0001586B" w:rsidP="0001586B">
      <w:pPr>
        <w:jc w:val="center"/>
        <w:rPr>
          <w:b/>
          <w:sz w:val="48"/>
          <w:szCs w:val="48"/>
        </w:rPr>
      </w:pPr>
    </w:p>
    <w:p w14:paraId="7A644830" w14:textId="57DF0DE0" w:rsidR="0001586B" w:rsidRPr="0058571F" w:rsidRDefault="0001586B" w:rsidP="0001586B">
      <w:pPr>
        <w:jc w:val="center"/>
        <w:rPr>
          <w:b/>
          <w:sz w:val="48"/>
          <w:szCs w:val="48"/>
        </w:rPr>
      </w:pPr>
      <w:r w:rsidRPr="0058571F">
        <w:rPr>
          <w:b/>
          <w:sz w:val="48"/>
          <w:szCs w:val="48"/>
        </w:rPr>
        <w:t>S-1</w:t>
      </w:r>
      <w:r>
        <w:rPr>
          <w:b/>
          <w:sz w:val="48"/>
          <w:szCs w:val="48"/>
        </w:rPr>
        <w:t>64</w:t>
      </w:r>
      <w:r w:rsidRPr="0058571F">
        <w:rPr>
          <w:b/>
          <w:sz w:val="48"/>
          <w:szCs w:val="48"/>
        </w:rPr>
        <w:t xml:space="preserve"> – Part </w:t>
      </w:r>
      <w:r>
        <w:rPr>
          <w:b/>
          <w:sz w:val="48"/>
          <w:szCs w:val="48"/>
        </w:rPr>
        <w:t>1</w:t>
      </w:r>
    </w:p>
    <w:p w14:paraId="74324482" w14:textId="77777777" w:rsidR="0001586B" w:rsidRPr="0058571F" w:rsidRDefault="0001586B" w:rsidP="0001586B">
      <w:pPr>
        <w:jc w:val="center"/>
        <w:rPr>
          <w:b/>
          <w:sz w:val="36"/>
          <w:szCs w:val="36"/>
        </w:rPr>
      </w:pPr>
    </w:p>
    <w:p w14:paraId="477B1ECB" w14:textId="77777777" w:rsidR="0001586B" w:rsidRPr="0058571F" w:rsidRDefault="0001586B" w:rsidP="0001586B">
      <w:pPr>
        <w:jc w:val="center"/>
        <w:rPr>
          <w:b/>
          <w:sz w:val="36"/>
          <w:szCs w:val="36"/>
        </w:rPr>
      </w:pPr>
    </w:p>
    <w:p w14:paraId="59593D6B" w14:textId="67903973" w:rsidR="0001586B" w:rsidRPr="0058571F" w:rsidRDefault="0001586B" w:rsidP="0001586B">
      <w:pPr>
        <w:jc w:val="center"/>
        <w:rPr>
          <w:b/>
          <w:sz w:val="36"/>
          <w:szCs w:val="36"/>
        </w:rPr>
      </w:pPr>
      <w:del w:id="0" w:author="Christian Mouden" w:date="2026-06-30T09:03:00Z">
        <w:r w:rsidDel="004F455B">
          <w:rPr>
            <w:b/>
            <w:sz w:val="36"/>
            <w:szCs w:val="36"/>
          </w:rPr>
          <w:delText>Introduction</w:delText>
        </w:r>
      </w:del>
      <w:ins w:id="1" w:author="Christian Mouden" w:date="2026-06-30T09:03:00Z">
        <w:r w:rsidR="004F455B">
          <w:rPr>
            <w:b/>
            <w:sz w:val="36"/>
            <w:szCs w:val="36"/>
          </w:rPr>
          <w:t>Overview</w:t>
        </w:r>
      </w:ins>
    </w:p>
    <w:p w14:paraId="6296B634" w14:textId="77777777" w:rsidR="00822911" w:rsidRDefault="00822911">
      <w:pPr>
        <w:widowControl/>
        <w:spacing w:line="240" w:lineRule="auto"/>
        <w:jc w:val="left"/>
        <w:rPr>
          <w:rFonts w:cs="Arial"/>
          <w:lang w:val="en-AU"/>
        </w:rPr>
      </w:pPr>
    </w:p>
    <w:p w14:paraId="35DA60CC" w14:textId="69A52445" w:rsidR="00822911" w:rsidRDefault="00822911">
      <w:pPr>
        <w:widowControl/>
        <w:spacing w:line="240" w:lineRule="auto"/>
        <w:jc w:val="left"/>
        <w:rPr>
          <w:rFonts w:cs="Arial"/>
          <w:lang w:val="en-AU"/>
        </w:rPr>
      </w:pPr>
      <w:r>
        <w:rPr>
          <w:rFonts w:cs="Arial"/>
          <w:lang w:val="en-AU"/>
        </w:rPr>
        <w:br w:type="page"/>
      </w:r>
    </w:p>
    <w:p w14:paraId="7F6D626C" w14:textId="257CA7A0" w:rsidR="00822911" w:rsidRDefault="00822911">
      <w:pPr>
        <w:widowControl/>
        <w:spacing w:line="240" w:lineRule="auto"/>
        <w:jc w:val="left"/>
        <w:rPr>
          <w:rFonts w:cs="Arial"/>
          <w:lang w:val="en-AU"/>
        </w:rPr>
      </w:pPr>
    </w:p>
    <w:p w14:paraId="3A375D06" w14:textId="78F875FC" w:rsidR="00822911" w:rsidRDefault="00822911">
      <w:pPr>
        <w:widowControl/>
        <w:spacing w:line="240" w:lineRule="auto"/>
        <w:jc w:val="left"/>
        <w:rPr>
          <w:rFonts w:cs="Arial"/>
          <w:lang w:val="en-AU"/>
        </w:rPr>
      </w:pPr>
    </w:p>
    <w:p w14:paraId="6ED33756" w14:textId="37FEC292" w:rsidR="00822911" w:rsidRDefault="00822911">
      <w:pPr>
        <w:widowControl/>
        <w:spacing w:line="240" w:lineRule="auto"/>
        <w:jc w:val="left"/>
        <w:rPr>
          <w:rFonts w:cs="Arial"/>
          <w:lang w:val="en-AU"/>
        </w:rPr>
      </w:pPr>
    </w:p>
    <w:p w14:paraId="437B3D45" w14:textId="69EA5EEC" w:rsidR="00822911" w:rsidRDefault="00822911">
      <w:pPr>
        <w:widowControl/>
        <w:spacing w:line="240" w:lineRule="auto"/>
        <w:jc w:val="left"/>
        <w:rPr>
          <w:rFonts w:cs="Arial"/>
          <w:lang w:val="en-AU"/>
        </w:rPr>
      </w:pPr>
    </w:p>
    <w:p w14:paraId="5F488249" w14:textId="7BBB22B4" w:rsidR="00822911" w:rsidRDefault="00822911">
      <w:pPr>
        <w:widowControl/>
        <w:spacing w:line="240" w:lineRule="auto"/>
        <w:jc w:val="left"/>
        <w:rPr>
          <w:rFonts w:cs="Arial"/>
          <w:lang w:val="en-AU"/>
        </w:rPr>
      </w:pPr>
    </w:p>
    <w:p w14:paraId="552F3AB7" w14:textId="0FEC6AE8" w:rsidR="00822911" w:rsidRDefault="00822911">
      <w:pPr>
        <w:widowControl/>
        <w:spacing w:line="240" w:lineRule="auto"/>
        <w:jc w:val="left"/>
        <w:rPr>
          <w:rFonts w:cs="Arial"/>
          <w:lang w:val="en-AU"/>
        </w:rPr>
      </w:pPr>
    </w:p>
    <w:p w14:paraId="7BCDF362" w14:textId="26FF0425" w:rsidR="00822911" w:rsidRDefault="00822911">
      <w:pPr>
        <w:widowControl/>
        <w:spacing w:line="240" w:lineRule="auto"/>
        <w:jc w:val="left"/>
        <w:rPr>
          <w:rFonts w:cs="Arial"/>
          <w:lang w:val="en-AU"/>
        </w:rPr>
      </w:pPr>
    </w:p>
    <w:p w14:paraId="204EB791" w14:textId="06E4EB07" w:rsidR="00822911" w:rsidRDefault="00822911">
      <w:pPr>
        <w:widowControl/>
        <w:spacing w:line="240" w:lineRule="auto"/>
        <w:jc w:val="left"/>
        <w:rPr>
          <w:rFonts w:cs="Arial"/>
          <w:lang w:val="en-AU"/>
        </w:rPr>
      </w:pPr>
    </w:p>
    <w:p w14:paraId="17192B9C" w14:textId="3BAABEC3" w:rsidR="00822911" w:rsidRDefault="00822911">
      <w:pPr>
        <w:widowControl/>
        <w:spacing w:line="240" w:lineRule="auto"/>
        <w:jc w:val="left"/>
        <w:rPr>
          <w:rFonts w:cs="Arial"/>
          <w:lang w:val="en-AU"/>
        </w:rPr>
      </w:pPr>
    </w:p>
    <w:p w14:paraId="2065166F" w14:textId="611A60C3" w:rsidR="00822911" w:rsidRDefault="00822911">
      <w:pPr>
        <w:widowControl/>
        <w:spacing w:line="240" w:lineRule="auto"/>
        <w:jc w:val="left"/>
        <w:rPr>
          <w:rFonts w:cs="Arial"/>
          <w:lang w:val="en-AU"/>
        </w:rPr>
      </w:pPr>
    </w:p>
    <w:p w14:paraId="4BFEFAC5" w14:textId="0FE740EB" w:rsidR="00822911" w:rsidRDefault="00822911">
      <w:pPr>
        <w:widowControl/>
        <w:spacing w:line="240" w:lineRule="auto"/>
        <w:jc w:val="left"/>
        <w:rPr>
          <w:rFonts w:cs="Arial"/>
          <w:lang w:val="en-AU"/>
        </w:rPr>
      </w:pPr>
    </w:p>
    <w:p w14:paraId="35B239AF" w14:textId="115BBEE7" w:rsidR="00822911" w:rsidRDefault="00822911">
      <w:pPr>
        <w:widowControl/>
        <w:spacing w:line="240" w:lineRule="auto"/>
        <w:jc w:val="left"/>
        <w:rPr>
          <w:rFonts w:cs="Arial"/>
          <w:lang w:val="en-AU"/>
        </w:rPr>
      </w:pPr>
    </w:p>
    <w:p w14:paraId="07B74C9C" w14:textId="1E02A1FD" w:rsidR="00822911" w:rsidRDefault="00822911">
      <w:pPr>
        <w:widowControl/>
        <w:spacing w:line="240" w:lineRule="auto"/>
        <w:jc w:val="left"/>
        <w:rPr>
          <w:rFonts w:cs="Arial"/>
          <w:lang w:val="en-AU"/>
        </w:rPr>
      </w:pPr>
    </w:p>
    <w:p w14:paraId="660D2BEB" w14:textId="225ABB60" w:rsidR="00822911" w:rsidRDefault="00822911">
      <w:pPr>
        <w:widowControl/>
        <w:spacing w:line="240" w:lineRule="auto"/>
        <w:jc w:val="left"/>
        <w:rPr>
          <w:rFonts w:cs="Arial"/>
          <w:lang w:val="en-AU"/>
        </w:rPr>
      </w:pPr>
    </w:p>
    <w:p w14:paraId="0DD32606" w14:textId="786666FA" w:rsidR="00822911" w:rsidRDefault="00822911">
      <w:pPr>
        <w:widowControl/>
        <w:spacing w:line="240" w:lineRule="auto"/>
        <w:jc w:val="left"/>
        <w:rPr>
          <w:rFonts w:cs="Arial"/>
          <w:lang w:val="en-AU"/>
        </w:rPr>
      </w:pPr>
    </w:p>
    <w:p w14:paraId="0B898ADF" w14:textId="36A13ED7" w:rsidR="00822911" w:rsidRDefault="00822911">
      <w:pPr>
        <w:widowControl/>
        <w:spacing w:line="240" w:lineRule="auto"/>
        <w:jc w:val="left"/>
        <w:rPr>
          <w:rFonts w:cs="Arial"/>
          <w:lang w:val="en-AU"/>
        </w:rPr>
      </w:pPr>
    </w:p>
    <w:p w14:paraId="62F48FED" w14:textId="77777777" w:rsidR="00822911" w:rsidRDefault="00822911">
      <w:pPr>
        <w:widowControl/>
        <w:spacing w:line="240" w:lineRule="auto"/>
        <w:jc w:val="left"/>
        <w:rPr>
          <w:rFonts w:cs="Arial"/>
          <w:lang w:val="en-AU"/>
        </w:rPr>
      </w:pPr>
    </w:p>
    <w:p w14:paraId="37F5E7F4" w14:textId="6FD04405" w:rsidR="00822911" w:rsidRDefault="00822911">
      <w:pPr>
        <w:widowControl/>
        <w:spacing w:line="240" w:lineRule="auto"/>
        <w:jc w:val="left"/>
        <w:rPr>
          <w:rFonts w:cs="Arial"/>
          <w:lang w:val="en-AU"/>
        </w:rPr>
      </w:pPr>
    </w:p>
    <w:p w14:paraId="3F321900" w14:textId="77777777" w:rsidR="00822911" w:rsidRPr="0058571F" w:rsidRDefault="00822911" w:rsidP="00822911">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58571F">
        <w:rPr>
          <w:rFonts w:ascii="Arial Narrow" w:hAnsi="Arial Narrow"/>
          <w:lang w:eastAsia="en-GB"/>
        </w:rPr>
        <w:t>Page intentionally left blank</w:t>
      </w:r>
    </w:p>
    <w:p w14:paraId="7FF5DFA0" w14:textId="77777777" w:rsidR="00822911" w:rsidRPr="0058571F" w:rsidRDefault="00822911" w:rsidP="00822911">
      <w:pPr>
        <w:sectPr w:rsidR="00822911" w:rsidRPr="0058571F" w:rsidSect="005B0183">
          <w:headerReference w:type="even" r:id="rId15"/>
          <w:headerReference w:type="default" r:id="rId16"/>
          <w:footerReference w:type="even" r:id="rId17"/>
          <w:footerReference w:type="default" r:id="rId18"/>
          <w:headerReference w:type="first" r:id="rId19"/>
          <w:footerReference w:type="first" r:id="rId20"/>
          <w:pgSz w:w="11907" w:h="16840" w:code="9"/>
          <w:pgMar w:top="1440" w:right="1417" w:bottom="1440" w:left="1440" w:header="709" w:footer="709" w:gutter="0"/>
          <w:pgNumType w:fmt="lowerRoman"/>
          <w:cols w:space="720"/>
          <w:titlePg/>
          <w:docGrid w:linePitch="360"/>
        </w:sectPr>
      </w:pPr>
    </w:p>
    <w:p w14:paraId="0F6970C5" w14:textId="77777777" w:rsidR="00A757D8" w:rsidRPr="00CD067D" w:rsidRDefault="00CF305A" w:rsidP="00CF305A">
      <w:pPr>
        <w:jc w:val="center"/>
        <w:rPr>
          <w:rFonts w:cs="Arial"/>
          <w:b/>
        </w:rPr>
      </w:pPr>
      <w:r w:rsidRPr="00CD067D">
        <w:rPr>
          <w:rFonts w:cs="Arial"/>
          <w:b/>
        </w:rPr>
        <w:lastRenderedPageBreak/>
        <w:t>Table of Contents</w:t>
      </w:r>
    </w:p>
    <w:p w14:paraId="5B17EAB0" w14:textId="77777777" w:rsidR="00CF305A" w:rsidRPr="00CD067D" w:rsidRDefault="00CF305A" w:rsidP="00CF305A">
      <w:pPr>
        <w:jc w:val="center"/>
        <w:rPr>
          <w:rFonts w:cs="Arial"/>
        </w:rPr>
      </w:pPr>
    </w:p>
    <w:p w14:paraId="3F9359D3" w14:textId="77777777" w:rsidR="00CF305A" w:rsidRPr="00CD067D" w:rsidRDefault="00CF305A" w:rsidP="00CF305A">
      <w:pPr>
        <w:jc w:val="right"/>
        <w:rPr>
          <w:rFonts w:cs="Arial"/>
        </w:rPr>
      </w:pPr>
      <w:r w:rsidRPr="00CD067D">
        <w:rPr>
          <w:rFonts w:cs="Arial"/>
        </w:rPr>
        <w:t>Pages</w:t>
      </w:r>
    </w:p>
    <w:p w14:paraId="12E9BF1C" w14:textId="77777777" w:rsidR="00A757D8" w:rsidRPr="00CD067D" w:rsidRDefault="00A757D8" w:rsidP="00EB5479">
      <w:pPr>
        <w:rPr>
          <w:rFonts w:cs="Arial"/>
        </w:rPr>
      </w:pPr>
    </w:p>
    <w:bookmarkStart w:id="2" w:name="_Hlk220051393"/>
    <w:p w14:paraId="45E1236E" w14:textId="20BA70A8" w:rsidR="009A14E8" w:rsidRDefault="00F00F0C">
      <w:pPr>
        <w:pStyle w:val="TM1"/>
        <w:rPr>
          <w:rFonts w:asciiTheme="minorHAnsi" w:eastAsiaTheme="minorEastAsia" w:hAnsiTheme="minorHAnsi" w:cstheme="minorBidi"/>
          <w:noProof/>
          <w:snapToGrid/>
          <w:sz w:val="22"/>
          <w:szCs w:val="22"/>
          <w:lang w:val="fr-FR" w:eastAsia="fr-FR"/>
        </w:rPr>
      </w:pPr>
      <w:r w:rsidRPr="00CD067D">
        <w:rPr>
          <w:rFonts w:cs="Arial"/>
          <w:b/>
          <w:caps/>
          <w:smallCaps/>
        </w:rPr>
        <w:fldChar w:fldCharType="begin"/>
      </w:r>
      <w:r w:rsidRPr="00CD067D">
        <w:rPr>
          <w:rFonts w:cs="Arial"/>
          <w:b/>
          <w:caps/>
          <w:smallCaps/>
        </w:rPr>
        <w:instrText xml:space="preserve"> TOC \o "1-3" </w:instrText>
      </w:r>
      <w:r w:rsidRPr="00CD067D">
        <w:rPr>
          <w:rFonts w:cs="Arial"/>
          <w:b/>
          <w:caps/>
          <w:smallCaps/>
        </w:rPr>
        <w:fldChar w:fldCharType="separate"/>
      </w:r>
      <w:r w:rsidR="009A14E8" w:rsidRPr="00964F31">
        <w:rPr>
          <w:noProof/>
          <w14:scene3d>
            <w14:camera w14:prst="orthographicFront"/>
            <w14:lightRig w14:rig="threePt" w14:dir="t">
              <w14:rot w14:lat="0" w14:lon="0" w14:rev="0"/>
            </w14:lightRig>
          </w14:scene3d>
        </w:rPr>
        <w:t>1</w:t>
      </w:r>
      <w:r w:rsidR="009A14E8">
        <w:rPr>
          <w:rFonts w:asciiTheme="minorHAnsi" w:eastAsiaTheme="minorEastAsia" w:hAnsiTheme="minorHAnsi" w:cstheme="minorBidi"/>
          <w:noProof/>
          <w:snapToGrid/>
          <w:sz w:val="22"/>
          <w:szCs w:val="22"/>
          <w:lang w:val="fr-FR" w:eastAsia="fr-FR"/>
        </w:rPr>
        <w:tab/>
      </w:r>
      <w:r w:rsidR="009A14E8">
        <w:rPr>
          <w:noProof/>
        </w:rPr>
        <w:t>Introduction</w:t>
      </w:r>
      <w:r w:rsidR="009A14E8">
        <w:rPr>
          <w:noProof/>
        </w:rPr>
        <w:tab/>
      </w:r>
      <w:r w:rsidR="009A14E8">
        <w:rPr>
          <w:noProof/>
        </w:rPr>
        <w:fldChar w:fldCharType="begin"/>
      </w:r>
      <w:r w:rsidR="009A14E8">
        <w:rPr>
          <w:noProof/>
        </w:rPr>
        <w:instrText xml:space="preserve"> PAGEREF _Toc233701657 \h </w:instrText>
      </w:r>
      <w:r w:rsidR="009A14E8">
        <w:rPr>
          <w:noProof/>
        </w:rPr>
      </w:r>
      <w:r w:rsidR="009A14E8">
        <w:rPr>
          <w:noProof/>
        </w:rPr>
        <w:fldChar w:fldCharType="separate"/>
      </w:r>
      <w:r w:rsidR="009A14E8">
        <w:rPr>
          <w:noProof/>
        </w:rPr>
        <w:t>1</w:t>
      </w:r>
      <w:r w:rsidR="009A14E8">
        <w:rPr>
          <w:noProof/>
        </w:rPr>
        <w:fldChar w:fldCharType="end"/>
      </w:r>
    </w:p>
    <w:p w14:paraId="69191065" w14:textId="70699D7B"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1.1</w:t>
      </w:r>
      <w:r>
        <w:rPr>
          <w:rFonts w:asciiTheme="minorHAnsi" w:eastAsiaTheme="minorEastAsia" w:hAnsiTheme="minorHAnsi" w:cstheme="minorBidi"/>
          <w:noProof/>
          <w:snapToGrid/>
          <w:sz w:val="22"/>
          <w:szCs w:val="22"/>
          <w:lang w:val="fr-FR" w:eastAsia="fr-FR"/>
        </w:rPr>
        <w:tab/>
      </w:r>
      <w:r>
        <w:rPr>
          <w:noProof/>
        </w:rPr>
        <w:t>Acknowledgements</w:t>
      </w:r>
      <w:r>
        <w:rPr>
          <w:noProof/>
        </w:rPr>
        <w:tab/>
      </w:r>
      <w:r>
        <w:rPr>
          <w:noProof/>
        </w:rPr>
        <w:fldChar w:fldCharType="begin"/>
      </w:r>
      <w:r>
        <w:rPr>
          <w:noProof/>
        </w:rPr>
        <w:instrText xml:space="preserve"> PAGEREF _Toc233701658 \h </w:instrText>
      </w:r>
      <w:r>
        <w:rPr>
          <w:noProof/>
        </w:rPr>
      </w:r>
      <w:r>
        <w:rPr>
          <w:noProof/>
        </w:rPr>
        <w:fldChar w:fldCharType="separate"/>
      </w:r>
      <w:r>
        <w:rPr>
          <w:noProof/>
        </w:rPr>
        <w:t>1</w:t>
      </w:r>
      <w:r>
        <w:rPr>
          <w:noProof/>
        </w:rPr>
        <w:fldChar w:fldCharType="end"/>
      </w:r>
    </w:p>
    <w:p w14:paraId="0196DFF1" w14:textId="211FA1E0"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1.2</w:t>
      </w:r>
      <w:r>
        <w:rPr>
          <w:rFonts w:asciiTheme="minorHAnsi" w:eastAsiaTheme="minorEastAsia" w:hAnsiTheme="minorHAnsi" w:cstheme="minorBidi"/>
          <w:noProof/>
          <w:snapToGrid/>
          <w:sz w:val="22"/>
          <w:szCs w:val="22"/>
          <w:lang w:val="fr-FR" w:eastAsia="fr-FR"/>
        </w:rPr>
        <w:tab/>
      </w:r>
      <w:r>
        <w:rPr>
          <w:noProof/>
        </w:rPr>
        <w:t>Acronyms and Terms</w:t>
      </w:r>
      <w:r>
        <w:rPr>
          <w:noProof/>
        </w:rPr>
        <w:tab/>
      </w:r>
      <w:r>
        <w:rPr>
          <w:noProof/>
        </w:rPr>
        <w:fldChar w:fldCharType="begin"/>
      </w:r>
      <w:r>
        <w:rPr>
          <w:noProof/>
        </w:rPr>
        <w:instrText xml:space="preserve"> PAGEREF _Toc233701659 \h </w:instrText>
      </w:r>
      <w:r>
        <w:rPr>
          <w:noProof/>
        </w:rPr>
      </w:r>
      <w:r>
        <w:rPr>
          <w:noProof/>
        </w:rPr>
        <w:fldChar w:fldCharType="separate"/>
      </w:r>
      <w:r>
        <w:rPr>
          <w:noProof/>
        </w:rPr>
        <w:t>1</w:t>
      </w:r>
      <w:r>
        <w:rPr>
          <w:noProof/>
        </w:rPr>
        <w:fldChar w:fldCharType="end"/>
      </w:r>
    </w:p>
    <w:p w14:paraId="1419CD96" w14:textId="283EA50B"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1.3</w:t>
      </w:r>
      <w:r>
        <w:rPr>
          <w:rFonts w:asciiTheme="minorHAnsi" w:eastAsiaTheme="minorEastAsia" w:hAnsiTheme="minorHAnsi" w:cstheme="minorBidi"/>
          <w:noProof/>
          <w:snapToGrid/>
          <w:sz w:val="22"/>
          <w:szCs w:val="22"/>
          <w:lang w:val="fr-FR" w:eastAsia="fr-FR"/>
        </w:rPr>
        <w:tab/>
      </w:r>
      <w:r>
        <w:rPr>
          <w:noProof/>
        </w:rPr>
        <w:t>References</w:t>
      </w:r>
      <w:r>
        <w:rPr>
          <w:noProof/>
        </w:rPr>
        <w:tab/>
      </w:r>
      <w:r>
        <w:rPr>
          <w:noProof/>
        </w:rPr>
        <w:fldChar w:fldCharType="begin"/>
      </w:r>
      <w:r>
        <w:rPr>
          <w:noProof/>
        </w:rPr>
        <w:instrText xml:space="preserve"> PAGEREF _Toc233701660 \h </w:instrText>
      </w:r>
      <w:r>
        <w:rPr>
          <w:noProof/>
        </w:rPr>
      </w:r>
      <w:r>
        <w:rPr>
          <w:noProof/>
        </w:rPr>
        <w:fldChar w:fldCharType="separate"/>
      </w:r>
      <w:r>
        <w:rPr>
          <w:noProof/>
        </w:rPr>
        <w:t>2</w:t>
      </w:r>
      <w:r>
        <w:rPr>
          <w:noProof/>
        </w:rPr>
        <w:fldChar w:fldCharType="end"/>
      </w:r>
    </w:p>
    <w:p w14:paraId="3CF0AD57" w14:textId="6EF5F7D9"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1.4</w:t>
      </w:r>
      <w:r>
        <w:rPr>
          <w:rFonts w:asciiTheme="minorHAnsi" w:eastAsiaTheme="minorEastAsia" w:hAnsiTheme="minorHAnsi" w:cstheme="minorBidi"/>
          <w:noProof/>
          <w:snapToGrid/>
          <w:sz w:val="22"/>
          <w:szCs w:val="22"/>
          <w:lang w:val="fr-FR" w:eastAsia="fr-FR"/>
        </w:rPr>
        <w:tab/>
      </w:r>
      <w:r>
        <w:rPr>
          <w:noProof/>
        </w:rPr>
        <w:t>Normative References:</w:t>
      </w:r>
      <w:r>
        <w:rPr>
          <w:noProof/>
        </w:rPr>
        <w:tab/>
      </w:r>
      <w:r>
        <w:rPr>
          <w:noProof/>
        </w:rPr>
        <w:fldChar w:fldCharType="begin"/>
      </w:r>
      <w:r>
        <w:rPr>
          <w:noProof/>
        </w:rPr>
        <w:instrText xml:space="preserve"> PAGEREF _Toc233701661 \h </w:instrText>
      </w:r>
      <w:r>
        <w:rPr>
          <w:noProof/>
        </w:rPr>
      </w:r>
      <w:r>
        <w:rPr>
          <w:noProof/>
        </w:rPr>
        <w:fldChar w:fldCharType="separate"/>
      </w:r>
      <w:r>
        <w:rPr>
          <w:noProof/>
        </w:rPr>
        <w:t>2</w:t>
      </w:r>
      <w:r>
        <w:rPr>
          <w:noProof/>
        </w:rPr>
        <w:fldChar w:fldCharType="end"/>
      </w:r>
    </w:p>
    <w:p w14:paraId="7836AA45" w14:textId="33856498"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1.5</w:t>
      </w:r>
      <w:r>
        <w:rPr>
          <w:rFonts w:asciiTheme="minorHAnsi" w:eastAsiaTheme="minorEastAsia" w:hAnsiTheme="minorHAnsi" w:cstheme="minorBidi"/>
          <w:noProof/>
          <w:snapToGrid/>
          <w:sz w:val="22"/>
          <w:szCs w:val="22"/>
          <w:lang w:val="fr-FR" w:eastAsia="fr-FR"/>
        </w:rPr>
        <w:tab/>
      </w:r>
      <w:r>
        <w:rPr>
          <w:noProof/>
        </w:rPr>
        <w:t>Preface to Edition 2.0.0</w:t>
      </w:r>
      <w:r>
        <w:rPr>
          <w:noProof/>
        </w:rPr>
        <w:tab/>
      </w:r>
      <w:r>
        <w:rPr>
          <w:noProof/>
        </w:rPr>
        <w:fldChar w:fldCharType="begin"/>
      </w:r>
      <w:r>
        <w:rPr>
          <w:noProof/>
        </w:rPr>
        <w:instrText xml:space="preserve"> PAGEREF _Toc233701662 \h </w:instrText>
      </w:r>
      <w:r>
        <w:rPr>
          <w:noProof/>
        </w:rPr>
      </w:r>
      <w:r>
        <w:rPr>
          <w:noProof/>
        </w:rPr>
        <w:fldChar w:fldCharType="separate"/>
      </w:r>
      <w:r>
        <w:rPr>
          <w:noProof/>
        </w:rPr>
        <w:t>2</w:t>
      </w:r>
      <w:r>
        <w:rPr>
          <w:noProof/>
        </w:rPr>
        <w:fldChar w:fldCharType="end"/>
      </w:r>
    </w:p>
    <w:p w14:paraId="642F227C" w14:textId="311B360B"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1.6</w:t>
      </w:r>
      <w:r>
        <w:rPr>
          <w:rFonts w:asciiTheme="minorHAnsi" w:eastAsiaTheme="minorEastAsia" w:hAnsiTheme="minorHAnsi" w:cstheme="minorBidi"/>
          <w:noProof/>
          <w:snapToGrid/>
          <w:sz w:val="22"/>
          <w:szCs w:val="22"/>
          <w:lang w:val="fr-FR" w:eastAsia="fr-FR"/>
        </w:rPr>
        <w:tab/>
      </w:r>
      <w:r>
        <w:rPr>
          <w:noProof/>
        </w:rPr>
        <w:t>Key Documents Organizations and Relationships</w:t>
      </w:r>
      <w:r>
        <w:rPr>
          <w:noProof/>
        </w:rPr>
        <w:tab/>
      </w:r>
      <w:r>
        <w:rPr>
          <w:noProof/>
        </w:rPr>
        <w:fldChar w:fldCharType="begin"/>
      </w:r>
      <w:r>
        <w:rPr>
          <w:noProof/>
        </w:rPr>
        <w:instrText xml:space="preserve"> PAGEREF _Toc233701663 \h </w:instrText>
      </w:r>
      <w:r>
        <w:rPr>
          <w:noProof/>
        </w:rPr>
      </w:r>
      <w:r>
        <w:rPr>
          <w:noProof/>
        </w:rPr>
        <w:fldChar w:fldCharType="separate"/>
      </w:r>
      <w:r>
        <w:rPr>
          <w:noProof/>
        </w:rPr>
        <w:t>2</w:t>
      </w:r>
      <w:r>
        <w:rPr>
          <w:noProof/>
        </w:rPr>
        <w:fldChar w:fldCharType="end"/>
      </w:r>
    </w:p>
    <w:p w14:paraId="7F4ACDFA" w14:textId="07B5BDCC"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1.7</w:t>
      </w:r>
      <w:r>
        <w:rPr>
          <w:rFonts w:asciiTheme="minorHAnsi" w:eastAsiaTheme="minorEastAsia" w:hAnsiTheme="minorHAnsi" w:cstheme="minorBidi"/>
          <w:noProof/>
          <w:snapToGrid/>
          <w:sz w:val="22"/>
          <w:szCs w:val="22"/>
          <w:lang w:val="fr-FR" w:eastAsia="fr-FR"/>
        </w:rPr>
        <w:tab/>
      </w:r>
      <w:r>
        <w:rPr>
          <w:noProof/>
        </w:rPr>
        <w:t>Structure of the Instruction Manual</w:t>
      </w:r>
      <w:r>
        <w:rPr>
          <w:noProof/>
        </w:rPr>
        <w:tab/>
      </w:r>
      <w:r>
        <w:rPr>
          <w:noProof/>
        </w:rPr>
        <w:fldChar w:fldCharType="begin"/>
      </w:r>
      <w:r>
        <w:rPr>
          <w:noProof/>
        </w:rPr>
        <w:instrText xml:space="preserve"> PAGEREF _Toc233701664 \h </w:instrText>
      </w:r>
      <w:r>
        <w:rPr>
          <w:noProof/>
        </w:rPr>
      </w:r>
      <w:r>
        <w:rPr>
          <w:noProof/>
        </w:rPr>
        <w:fldChar w:fldCharType="separate"/>
      </w:r>
      <w:r>
        <w:rPr>
          <w:noProof/>
        </w:rPr>
        <w:t>3</w:t>
      </w:r>
      <w:r>
        <w:rPr>
          <w:noProof/>
        </w:rPr>
        <w:fldChar w:fldCharType="end"/>
      </w:r>
    </w:p>
    <w:p w14:paraId="73CCF557" w14:textId="1642D36A"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1.8</w:t>
      </w:r>
      <w:r>
        <w:rPr>
          <w:rFonts w:asciiTheme="minorHAnsi" w:eastAsiaTheme="minorEastAsia" w:hAnsiTheme="minorHAnsi" w:cstheme="minorBidi"/>
          <w:noProof/>
          <w:snapToGrid/>
          <w:sz w:val="22"/>
          <w:szCs w:val="22"/>
          <w:lang w:val="fr-FR" w:eastAsia="fr-FR"/>
        </w:rPr>
        <w:tab/>
      </w:r>
      <w:r>
        <w:rPr>
          <w:noProof/>
        </w:rPr>
        <w:t>Screenshots</w:t>
      </w:r>
      <w:r>
        <w:rPr>
          <w:noProof/>
        </w:rPr>
        <w:tab/>
      </w:r>
      <w:r>
        <w:rPr>
          <w:noProof/>
        </w:rPr>
        <w:fldChar w:fldCharType="begin"/>
      </w:r>
      <w:r>
        <w:rPr>
          <w:noProof/>
        </w:rPr>
        <w:instrText xml:space="preserve"> PAGEREF _Toc233701665 \h </w:instrText>
      </w:r>
      <w:r>
        <w:rPr>
          <w:noProof/>
        </w:rPr>
      </w:r>
      <w:r>
        <w:rPr>
          <w:noProof/>
        </w:rPr>
        <w:fldChar w:fldCharType="separate"/>
      </w:r>
      <w:r>
        <w:rPr>
          <w:noProof/>
        </w:rPr>
        <w:t>4</w:t>
      </w:r>
      <w:r>
        <w:rPr>
          <w:noProof/>
        </w:rPr>
        <w:fldChar w:fldCharType="end"/>
      </w:r>
    </w:p>
    <w:p w14:paraId="18ECFED2" w14:textId="1E185FF8"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1.9</w:t>
      </w:r>
      <w:r>
        <w:rPr>
          <w:rFonts w:asciiTheme="minorHAnsi" w:eastAsiaTheme="minorEastAsia" w:hAnsiTheme="minorHAnsi" w:cstheme="minorBidi"/>
          <w:noProof/>
          <w:snapToGrid/>
          <w:sz w:val="22"/>
          <w:szCs w:val="22"/>
          <w:lang w:val="fr-FR" w:eastAsia="fr-FR"/>
        </w:rPr>
        <w:tab/>
      </w:r>
      <w:r>
        <w:rPr>
          <w:noProof/>
        </w:rPr>
        <w:t>Organization and Coverage of the TDS</w:t>
      </w:r>
      <w:r>
        <w:rPr>
          <w:noProof/>
        </w:rPr>
        <w:tab/>
      </w:r>
      <w:r>
        <w:rPr>
          <w:noProof/>
        </w:rPr>
        <w:fldChar w:fldCharType="begin"/>
      </w:r>
      <w:r>
        <w:rPr>
          <w:noProof/>
        </w:rPr>
        <w:instrText xml:space="preserve"> PAGEREF _Toc233701666 \h </w:instrText>
      </w:r>
      <w:r>
        <w:rPr>
          <w:noProof/>
        </w:rPr>
      </w:r>
      <w:r>
        <w:rPr>
          <w:noProof/>
        </w:rPr>
        <w:fldChar w:fldCharType="separate"/>
      </w:r>
      <w:r>
        <w:rPr>
          <w:noProof/>
        </w:rPr>
        <w:t>5</w:t>
      </w:r>
      <w:r>
        <w:rPr>
          <w:noProof/>
        </w:rPr>
        <w:fldChar w:fldCharType="end"/>
      </w:r>
    </w:p>
    <w:p w14:paraId="56F88DA3" w14:textId="74024EA5"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1.10</w:t>
      </w:r>
      <w:r>
        <w:rPr>
          <w:rFonts w:asciiTheme="minorHAnsi" w:eastAsiaTheme="minorEastAsia" w:hAnsiTheme="minorHAnsi" w:cstheme="minorBidi"/>
          <w:noProof/>
          <w:snapToGrid/>
          <w:sz w:val="22"/>
          <w:szCs w:val="22"/>
          <w:lang w:val="fr-FR" w:eastAsia="fr-FR"/>
        </w:rPr>
        <w:tab/>
      </w:r>
      <w:r>
        <w:rPr>
          <w:noProof/>
        </w:rPr>
        <w:t>Required Test Items and Use of the TDS</w:t>
      </w:r>
      <w:r>
        <w:rPr>
          <w:noProof/>
        </w:rPr>
        <w:tab/>
      </w:r>
      <w:r>
        <w:rPr>
          <w:noProof/>
        </w:rPr>
        <w:fldChar w:fldCharType="begin"/>
      </w:r>
      <w:r>
        <w:rPr>
          <w:noProof/>
        </w:rPr>
        <w:instrText xml:space="preserve"> PAGEREF _Toc233701667 \h </w:instrText>
      </w:r>
      <w:r>
        <w:rPr>
          <w:noProof/>
        </w:rPr>
      </w:r>
      <w:r>
        <w:rPr>
          <w:noProof/>
        </w:rPr>
        <w:fldChar w:fldCharType="separate"/>
      </w:r>
      <w:r>
        <w:rPr>
          <w:noProof/>
        </w:rPr>
        <w:t>6</w:t>
      </w:r>
      <w:r>
        <w:rPr>
          <w:noProof/>
        </w:rPr>
        <w:fldChar w:fldCharType="end"/>
      </w:r>
    </w:p>
    <w:p w14:paraId="185E8DC5" w14:textId="49A1077E" w:rsidR="009A14E8" w:rsidRDefault="009A14E8">
      <w:pPr>
        <w:pStyle w:val="TM2"/>
        <w:rPr>
          <w:rFonts w:asciiTheme="minorHAnsi" w:eastAsiaTheme="minorEastAsia" w:hAnsiTheme="minorHAnsi" w:cstheme="minorBidi"/>
          <w:noProof/>
          <w:snapToGrid/>
          <w:sz w:val="22"/>
          <w:szCs w:val="22"/>
          <w:lang w:val="fr-FR" w:eastAsia="fr-FR"/>
        </w:rPr>
      </w:pPr>
      <w:r w:rsidRPr="00964F31">
        <w:rPr>
          <w:noProof/>
          <w14:scene3d>
            <w14:camera w14:prst="orthographicFront"/>
            <w14:lightRig w14:rig="threePt" w14:dir="t">
              <w14:rot w14:lat="0" w14:lon="0" w14:rev="0"/>
            </w14:lightRig>
          </w14:scene3d>
        </w:rPr>
        <w:t>1.11</w:t>
      </w:r>
      <w:r>
        <w:rPr>
          <w:rFonts w:asciiTheme="minorHAnsi" w:eastAsiaTheme="minorEastAsia" w:hAnsiTheme="minorHAnsi" w:cstheme="minorBidi"/>
          <w:noProof/>
          <w:snapToGrid/>
          <w:sz w:val="22"/>
          <w:szCs w:val="22"/>
          <w:lang w:val="fr-FR" w:eastAsia="fr-FR"/>
        </w:rPr>
        <w:tab/>
      </w:r>
      <w:r>
        <w:rPr>
          <w:noProof/>
        </w:rPr>
        <w:t>Testing of SECOM requirements</w:t>
      </w:r>
      <w:r>
        <w:rPr>
          <w:noProof/>
        </w:rPr>
        <w:tab/>
      </w:r>
      <w:r>
        <w:rPr>
          <w:noProof/>
        </w:rPr>
        <w:fldChar w:fldCharType="begin"/>
      </w:r>
      <w:r>
        <w:rPr>
          <w:noProof/>
        </w:rPr>
        <w:instrText xml:space="preserve"> PAGEREF _Toc233701668 \h </w:instrText>
      </w:r>
      <w:r>
        <w:rPr>
          <w:noProof/>
        </w:rPr>
      </w:r>
      <w:r>
        <w:rPr>
          <w:noProof/>
        </w:rPr>
        <w:fldChar w:fldCharType="separate"/>
      </w:r>
      <w:r>
        <w:rPr>
          <w:noProof/>
        </w:rPr>
        <w:t>6</w:t>
      </w:r>
      <w:r>
        <w:rPr>
          <w:noProof/>
        </w:rPr>
        <w:fldChar w:fldCharType="end"/>
      </w:r>
    </w:p>
    <w:p w14:paraId="068E0F65" w14:textId="7E717316" w:rsidR="00A757D8" w:rsidRPr="00CD067D" w:rsidRDefault="00F00F0C" w:rsidP="00EB5479">
      <w:pPr>
        <w:rPr>
          <w:rFonts w:cs="Arial"/>
        </w:rPr>
      </w:pPr>
      <w:r w:rsidRPr="00CD067D">
        <w:rPr>
          <w:rFonts w:cs="Arial"/>
          <w:b/>
          <w:caps/>
          <w:smallCaps/>
        </w:rPr>
        <w:fldChar w:fldCharType="end"/>
      </w:r>
      <w:bookmarkEnd w:id="2"/>
    </w:p>
    <w:p w14:paraId="12F159CE" w14:textId="77777777" w:rsidR="00A757D8" w:rsidRPr="00CD067D" w:rsidRDefault="00A757D8" w:rsidP="00EB5479">
      <w:pPr>
        <w:rPr>
          <w:rFonts w:cs="Arial"/>
        </w:rPr>
        <w:sectPr w:rsidR="00A757D8" w:rsidRPr="00CD067D" w:rsidSect="00A36169">
          <w:footerReference w:type="default" r:id="rId21"/>
          <w:endnotePr>
            <w:numFmt w:val="decimal"/>
          </w:endnotePr>
          <w:pgSz w:w="11905" w:h="16837"/>
          <w:pgMar w:top="1440" w:right="1440" w:bottom="1440" w:left="1440" w:header="720" w:footer="720" w:gutter="0"/>
          <w:paperSrc w:first="7" w:other="7"/>
          <w:pgNumType w:fmt="lowerRoman"/>
          <w:cols w:space="720"/>
          <w:docGrid w:linePitch="326"/>
        </w:sectPr>
      </w:pPr>
    </w:p>
    <w:p w14:paraId="54DA4B36" w14:textId="5C4ABF80" w:rsidR="002550DA" w:rsidRPr="00CD067D" w:rsidRDefault="00105C49" w:rsidP="007D04A4">
      <w:pPr>
        <w:spacing w:after="240"/>
        <w:jc w:val="center"/>
        <w:rPr>
          <w:rFonts w:cs="Arial"/>
          <w:b/>
          <w:bCs/>
        </w:rPr>
      </w:pPr>
      <w:r w:rsidRPr="00CD067D">
        <w:rPr>
          <w:rFonts w:cs="Arial"/>
          <w:b/>
          <w:bCs/>
        </w:rPr>
        <w:lastRenderedPageBreak/>
        <w:t>Document</w:t>
      </w:r>
      <w:r w:rsidR="002550DA" w:rsidRPr="00CD067D">
        <w:rPr>
          <w:rFonts w:cs="Arial"/>
          <w:b/>
          <w:bCs/>
        </w:rPr>
        <w:t xml:space="preserve"> History</w:t>
      </w:r>
    </w:p>
    <w:p w14:paraId="10CEF508" w14:textId="3E3CF92B" w:rsidR="00105C49" w:rsidRPr="00B170BF" w:rsidRDefault="00105C49" w:rsidP="007D04A4">
      <w:pPr>
        <w:spacing w:after="240"/>
        <w:rPr>
          <w:rFonts w:cs="Arial"/>
          <w:color w:val="000000"/>
        </w:rPr>
      </w:pPr>
      <w:r w:rsidRPr="00CD067D">
        <w:rPr>
          <w:rFonts w:cs="Arial"/>
          <w:color w:val="000000"/>
        </w:rPr>
        <w:t xml:space="preserve">Changes to this Specification are coordinated by the </w:t>
      </w:r>
      <w:r w:rsidRPr="00B170BF">
        <w:rPr>
          <w:rFonts w:cs="Arial"/>
          <w:color w:val="000000"/>
        </w:rPr>
        <w:t xml:space="preserve">S-98/S-164 Sub-Group, a Project Team under the </w:t>
      </w:r>
      <w:r w:rsidRPr="00CD067D">
        <w:rPr>
          <w:rFonts w:cs="Arial"/>
          <w:color w:val="000000"/>
        </w:rPr>
        <w:t>IHO</w:t>
      </w:r>
      <w:r w:rsidRPr="00B170BF">
        <w:rPr>
          <w:rFonts w:cs="Arial"/>
          <w:color w:val="000000"/>
        </w:rPr>
        <w:t xml:space="preserve"> S-100 Working Group. New editions will be</w:t>
      </w:r>
      <w:r w:rsidR="00DA7706" w:rsidRPr="00B170BF">
        <w:rPr>
          <w:rFonts w:cs="Arial"/>
          <w:color w:val="000000"/>
        </w:rPr>
        <w:t xml:space="preserve"> </w:t>
      </w:r>
      <w:r w:rsidRPr="00CD067D">
        <w:rPr>
          <w:rFonts w:cs="Arial"/>
          <w:color w:val="000000"/>
        </w:rPr>
        <w:t>made available via the IHO website. Maintenance of the Specification shall conform to IHO Resolution</w:t>
      </w:r>
      <w:r w:rsidR="00DA7706" w:rsidRPr="00B170BF">
        <w:rPr>
          <w:rFonts w:cs="Arial"/>
          <w:color w:val="000000"/>
        </w:rPr>
        <w:t xml:space="preserve"> </w:t>
      </w:r>
      <w:r w:rsidRPr="00CD067D">
        <w:rPr>
          <w:rFonts w:cs="Arial"/>
          <w:color w:val="000000"/>
        </w:rPr>
        <w:t>2/2007 (as amended).</w:t>
      </w:r>
    </w:p>
    <w:tbl>
      <w:tblPr>
        <w:tblW w:w="87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3"/>
        <w:gridCol w:w="1650"/>
        <w:gridCol w:w="1561"/>
        <w:gridCol w:w="3783"/>
      </w:tblGrid>
      <w:tr w:rsidR="002550DA" w:rsidRPr="00B170BF" w14:paraId="4ABDF9EF" w14:textId="77777777" w:rsidTr="00EC0C36">
        <w:trPr>
          <w:cantSplit/>
          <w:trHeight w:val="360"/>
          <w:jc w:val="center"/>
        </w:trPr>
        <w:tc>
          <w:tcPr>
            <w:tcW w:w="1763" w:type="dxa"/>
            <w:shd w:val="clear" w:color="auto" w:fill="CCFFCC"/>
            <w:vAlign w:val="center"/>
          </w:tcPr>
          <w:p w14:paraId="55843BC5" w14:textId="77777777" w:rsidR="002550DA" w:rsidRPr="00CD067D" w:rsidRDefault="002550DA" w:rsidP="00280DEE">
            <w:pPr>
              <w:rPr>
                <w:rFonts w:cs="Arial"/>
              </w:rPr>
            </w:pPr>
            <w:r w:rsidRPr="00CD067D">
              <w:rPr>
                <w:rFonts w:cs="Arial"/>
              </w:rPr>
              <w:t>Version Number</w:t>
            </w:r>
          </w:p>
        </w:tc>
        <w:tc>
          <w:tcPr>
            <w:tcW w:w="1650" w:type="dxa"/>
            <w:shd w:val="clear" w:color="auto" w:fill="CCFFCC"/>
            <w:vAlign w:val="center"/>
          </w:tcPr>
          <w:p w14:paraId="4CF5D6A6" w14:textId="77777777" w:rsidR="002550DA" w:rsidRPr="00CD067D" w:rsidRDefault="002550DA" w:rsidP="00280DEE">
            <w:pPr>
              <w:rPr>
                <w:rFonts w:cs="Arial"/>
              </w:rPr>
            </w:pPr>
            <w:r w:rsidRPr="00CD067D">
              <w:rPr>
                <w:rFonts w:cs="Arial"/>
              </w:rPr>
              <w:t>Date of Issue</w:t>
            </w:r>
          </w:p>
        </w:tc>
        <w:tc>
          <w:tcPr>
            <w:tcW w:w="1561" w:type="dxa"/>
            <w:shd w:val="clear" w:color="auto" w:fill="CCFFCC"/>
            <w:vAlign w:val="center"/>
          </w:tcPr>
          <w:p w14:paraId="0E386F3B" w14:textId="77777777" w:rsidR="002550DA" w:rsidRPr="00CD067D" w:rsidRDefault="002550DA" w:rsidP="00280DEE">
            <w:pPr>
              <w:rPr>
                <w:rFonts w:cs="Arial"/>
              </w:rPr>
            </w:pPr>
            <w:r w:rsidRPr="00CD067D">
              <w:rPr>
                <w:rFonts w:cs="Arial"/>
              </w:rPr>
              <w:t>Author(s)</w:t>
            </w:r>
          </w:p>
        </w:tc>
        <w:tc>
          <w:tcPr>
            <w:tcW w:w="3783" w:type="dxa"/>
            <w:shd w:val="clear" w:color="auto" w:fill="CCFFCC"/>
            <w:vAlign w:val="center"/>
          </w:tcPr>
          <w:p w14:paraId="260FE481" w14:textId="77777777" w:rsidR="002550DA" w:rsidRPr="00CD067D" w:rsidRDefault="002550DA" w:rsidP="00280DEE">
            <w:pPr>
              <w:rPr>
                <w:rFonts w:cs="Arial"/>
              </w:rPr>
            </w:pPr>
            <w:r w:rsidRPr="00CD067D">
              <w:rPr>
                <w:rFonts w:cs="Arial"/>
              </w:rPr>
              <w:t>Brief Description of Change(s)</w:t>
            </w:r>
          </w:p>
        </w:tc>
      </w:tr>
      <w:tr w:rsidR="002550DA" w:rsidRPr="00B170BF" w14:paraId="0CDEF177" w14:textId="77777777" w:rsidTr="00EC0C36">
        <w:trPr>
          <w:cantSplit/>
          <w:trHeight w:val="360"/>
          <w:jc w:val="center"/>
        </w:trPr>
        <w:tc>
          <w:tcPr>
            <w:tcW w:w="1763" w:type="dxa"/>
            <w:vAlign w:val="center"/>
          </w:tcPr>
          <w:p w14:paraId="752A3431" w14:textId="77777777" w:rsidR="002550DA" w:rsidRPr="00CD067D" w:rsidRDefault="002550DA" w:rsidP="00280DEE">
            <w:pPr>
              <w:rPr>
                <w:rFonts w:cs="Arial"/>
              </w:rPr>
            </w:pPr>
            <w:r w:rsidRPr="00CD067D">
              <w:rPr>
                <w:rFonts w:cs="Arial"/>
              </w:rPr>
              <w:t>1.0.0</w:t>
            </w:r>
          </w:p>
        </w:tc>
        <w:tc>
          <w:tcPr>
            <w:tcW w:w="1650" w:type="dxa"/>
            <w:vAlign w:val="center"/>
          </w:tcPr>
          <w:p w14:paraId="6F212AFE" w14:textId="77777777" w:rsidR="002550DA" w:rsidRPr="00CD067D" w:rsidRDefault="002550DA" w:rsidP="00280DEE">
            <w:pPr>
              <w:rPr>
                <w:rFonts w:cs="Arial"/>
              </w:rPr>
            </w:pPr>
            <w:r w:rsidRPr="00CD067D">
              <w:rPr>
                <w:rFonts w:cs="Arial"/>
              </w:rPr>
              <w:t>01/03/2023</w:t>
            </w:r>
          </w:p>
        </w:tc>
        <w:tc>
          <w:tcPr>
            <w:tcW w:w="1561" w:type="dxa"/>
            <w:vAlign w:val="center"/>
          </w:tcPr>
          <w:p w14:paraId="667B4164" w14:textId="77777777" w:rsidR="002550DA" w:rsidRPr="00CD067D" w:rsidRDefault="002550DA" w:rsidP="00280DEE">
            <w:pPr>
              <w:rPr>
                <w:rFonts w:cs="Arial"/>
              </w:rPr>
            </w:pPr>
            <w:r w:rsidRPr="00CD067D">
              <w:rPr>
                <w:rFonts w:cs="Arial"/>
              </w:rPr>
              <w:t>S100WG</w:t>
            </w:r>
          </w:p>
        </w:tc>
        <w:tc>
          <w:tcPr>
            <w:tcW w:w="3783" w:type="dxa"/>
            <w:vAlign w:val="center"/>
          </w:tcPr>
          <w:p w14:paraId="2188818E" w14:textId="77777777" w:rsidR="002550DA" w:rsidRPr="00CD067D" w:rsidRDefault="002550DA" w:rsidP="00280DEE">
            <w:pPr>
              <w:rPr>
                <w:rFonts w:cs="Arial"/>
              </w:rPr>
            </w:pPr>
            <w:r w:rsidRPr="00CD067D">
              <w:rPr>
                <w:rFonts w:cs="Arial"/>
              </w:rPr>
              <w:t>Initial Draft</w:t>
            </w:r>
          </w:p>
        </w:tc>
      </w:tr>
      <w:tr w:rsidR="00374D67" w:rsidRPr="00B170BF" w14:paraId="119576D8" w14:textId="77777777" w:rsidTr="00EC0C36">
        <w:trPr>
          <w:cantSplit/>
          <w:trHeight w:val="360"/>
          <w:jc w:val="center"/>
        </w:trPr>
        <w:tc>
          <w:tcPr>
            <w:tcW w:w="1763" w:type="dxa"/>
            <w:vAlign w:val="center"/>
          </w:tcPr>
          <w:p w14:paraId="2011A0F3" w14:textId="042CD691" w:rsidR="00374D67" w:rsidRPr="00CD067D" w:rsidRDefault="00374D67" w:rsidP="00280DEE">
            <w:pPr>
              <w:rPr>
                <w:rFonts w:cs="Arial"/>
              </w:rPr>
            </w:pPr>
            <w:r w:rsidRPr="00CD067D">
              <w:rPr>
                <w:rFonts w:cs="Arial"/>
              </w:rPr>
              <w:t>1.1.0</w:t>
            </w:r>
          </w:p>
        </w:tc>
        <w:tc>
          <w:tcPr>
            <w:tcW w:w="1650" w:type="dxa"/>
            <w:vAlign w:val="center"/>
          </w:tcPr>
          <w:p w14:paraId="5F585AC0" w14:textId="2762EB32" w:rsidR="00374D67" w:rsidRPr="00CD067D" w:rsidRDefault="00B35B6E" w:rsidP="00280DEE">
            <w:pPr>
              <w:rPr>
                <w:rFonts w:cs="Arial"/>
              </w:rPr>
            </w:pPr>
            <w:r w:rsidRPr="00CD067D">
              <w:rPr>
                <w:rFonts w:cs="Arial"/>
              </w:rPr>
              <w:t>31</w:t>
            </w:r>
            <w:r w:rsidR="00374D67" w:rsidRPr="00CD067D">
              <w:rPr>
                <w:rFonts w:cs="Arial"/>
              </w:rPr>
              <w:t>/0</w:t>
            </w:r>
            <w:r w:rsidRPr="00CD067D">
              <w:rPr>
                <w:rFonts w:cs="Arial"/>
              </w:rPr>
              <w:t>3</w:t>
            </w:r>
            <w:r w:rsidR="00374D67" w:rsidRPr="00CD067D">
              <w:rPr>
                <w:rFonts w:cs="Arial"/>
              </w:rPr>
              <w:t>/2023</w:t>
            </w:r>
          </w:p>
        </w:tc>
        <w:tc>
          <w:tcPr>
            <w:tcW w:w="1561" w:type="dxa"/>
            <w:vAlign w:val="center"/>
          </w:tcPr>
          <w:p w14:paraId="5B9E54BC" w14:textId="61A2DC6D" w:rsidR="00374D67" w:rsidRPr="00CD067D" w:rsidRDefault="00374D67" w:rsidP="00280DEE">
            <w:pPr>
              <w:rPr>
                <w:rFonts w:cs="Arial"/>
              </w:rPr>
            </w:pPr>
            <w:r w:rsidRPr="00CD067D">
              <w:rPr>
                <w:rFonts w:cs="Arial"/>
              </w:rPr>
              <w:t>S100WGTSM9</w:t>
            </w:r>
          </w:p>
        </w:tc>
        <w:tc>
          <w:tcPr>
            <w:tcW w:w="3783" w:type="dxa"/>
            <w:vAlign w:val="center"/>
          </w:tcPr>
          <w:p w14:paraId="64259A18" w14:textId="7D15E9AF" w:rsidR="00374D67" w:rsidRPr="00CD067D" w:rsidRDefault="00B35B6E" w:rsidP="00280DEE">
            <w:pPr>
              <w:rPr>
                <w:rFonts w:cs="Arial"/>
              </w:rPr>
            </w:pPr>
            <w:r w:rsidRPr="00CD067D">
              <w:rPr>
                <w:rFonts w:cs="Arial"/>
              </w:rPr>
              <w:t xml:space="preserve">Updated following </w:t>
            </w:r>
            <w:r w:rsidR="00374D67" w:rsidRPr="00CD067D">
              <w:rPr>
                <w:rFonts w:cs="Arial"/>
              </w:rPr>
              <w:t>feedback from TSM9 meeting</w:t>
            </w:r>
            <w:r w:rsidR="00E95A5D" w:rsidRPr="00CD067D">
              <w:rPr>
                <w:rFonts w:cs="Arial"/>
              </w:rPr>
              <w:t>.</w:t>
            </w:r>
          </w:p>
        </w:tc>
      </w:tr>
      <w:tr w:rsidR="001E1DB4" w:rsidRPr="00B170BF" w14:paraId="009E593D" w14:textId="77777777" w:rsidTr="00EC0C36">
        <w:trPr>
          <w:cantSplit/>
          <w:trHeight w:val="360"/>
          <w:jc w:val="center"/>
        </w:trPr>
        <w:tc>
          <w:tcPr>
            <w:tcW w:w="1763" w:type="dxa"/>
            <w:vAlign w:val="center"/>
          </w:tcPr>
          <w:p w14:paraId="4840780C" w14:textId="1C123E07" w:rsidR="001E1DB4" w:rsidRPr="00CD067D" w:rsidRDefault="001E1DB4" w:rsidP="00280DEE">
            <w:pPr>
              <w:rPr>
                <w:rFonts w:cs="Arial"/>
              </w:rPr>
            </w:pPr>
            <w:r w:rsidRPr="00CD067D">
              <w:rPr>
                <w:rFonts w:cs="Arial"/>
              </w:rPr>
              <w:t>1.2.0</w:t>
            </w:r>
          </w:p>
        </w:tc>
        <w:tc>
          <w:tcPr>
            <w:tcW w:w="1650" w:type="dxa"/>
            <w:vAlign w:val="center"/>
          </w:tcPr>
          <w:p w14:paraId="6C4A37C1" w14:textId="4F8C9927" w:rsidR="001E1DB4" w:rsidRPr="00CD067D" w:rsidRDefault="001E1DB4" w:rsidP="00280DEE">
            <w:pPr>
              <w:rPr>
                <w:rFonts w:cs="Arial"/>
              </w:rPr>
            </w:pPr>
            <w:r w:rsidRPr="00CD067D">
              <w:rPr>
                <w:rFonts w:cs="Arial"/>
              </w:rPr>
              <w:t>31/12/2023</w:t>
            </w:r>
          </w:p>
        </w:tc>
        <w:tc>
          <w:tcPr>
            <w:tcW w:w="1561" w:type="dxa"/>
            <w:vAlign w:val="center"/>
          </w:tcPr>
          <w:p w14:paraId="7649C751" w14:textId="1231F5CE" w:rsidR="001E1DB4" w:rsidRPr="00CD067D" w:rsidRDefault="001E1DB4" w:rsidP="00280DEE">
            <w:pPr>
              <w:rPr>
                <w:rFonts w:cs="Arial"/>
              </w:rPr>
            </w:pPr>
            <w:r w:rsidRPr="00CD067D">
              <w:rPr>
                <w:rFonts w:cs="Arial"/>
              </w:rPr>
              <w:t>J</w:t>
            </w:r>
            <w:r w:rsidR="00C06128" w:rsidRPr="00CD067D">
              <w:rPr>
                <w:rFonts w:cs="Arial"/>
              </w:rPr>
              <w:t>.</w:t>
            </w:r>
            <w:r w:rsidRPr="00CD067D">
              <w:rPr>
                <w:rFonts w:cs="Arial"/>
              </w:rPr>
              <w:t xml:space="preserve"> Pritchard</w:t>
            </w:r>
          </w:p>
        </w:tc>
        <w:tc>
          <w:tcPr>
            <w:tcW w:w="3783" w:type="dxa"/>
            <w:vAlign w:val="center"/>
          </w:tcPr>
          <w:p w14:paraId="07707753" w14:textId="533CDD34" w:rsidR="001E1DB4" w:rsidRPr="00CD067D" w:rsidRDefault="001E1DB4" w:rsidP="00280DEE">
            <w:pPr>
              <w:rPr>
                <w:rFonts w:cs="Arial"/>
              </w:rPr>
            </w:pPr>
            <w:r w:rsidRPr="00CD067D">
              <w:rPr>
                <w:rFonts w:cs="Arial"/>
              </w:rPr>
              <w:t>Updated following new datasets and S-100WG meetings.</w:t>
            </w:r>
          </w:p>
        </w:tc>
      </w:tr>
      <w:tr w:rsidR="00E85CA9" w:rsidRPr="00B170BF" w14:paraId="1D785C4F" w14:textId="77777777" w:rsidTr="00EC0C36">
        <w:trPr>
          <w:cantSplit/>
          <w:trHeight w:val="360"/>
          <w:jc w:val="center"/>
        </w:trPr>
        <w:tc>
          <w:tcPr>
            <w:tcW w:w="1763" w:type="dxa"/>
            <w:vAlign w:val="center"/>
          </w:tcPr>
          <w:p w14:paraId="59B60A78" w14:textId="19F49659" w:rsidR="00E85CA9" w:rsidRPr="00CD067D" w:rsidRDefault="00E85CA9" w:rsidP="00280DEE">
            <w:pPr>
              <w:rPr>
                <w:rFonts w:cs="Arial"/>
              </w:rPr>
            </w:pPr>
            <w:r w:rsidRPr="00CD067D">
              <w:rPr>
                <w:rFonts w:cs="Arial"/>
              </w:rPr>
              <w:t>1.3.0</w:t>
            </w:r>
          </w:p>
        </w:tc>
        <w:tc>
          <w:tcPr>
            <w:tcW w:w="1650" w:type="dxa"/>
            <w:vAlign w:val="center"/>
          </w:tcPr>
          <w:p w14:paraId="37BC964E" w14:textId="3BB2B689" w:rsidR="00E85CA9" w:rsidRPr="00CD067D" w:rsidRDefault="00E85CA9" w:rsidP="00280DEE">
            <w:pPr>
              <w:rPr>
                <w:rFonts w:cs="Arial"/>
              </w:rPr>
            </w:pPr>
            <w:r w:rsidRPr="00CD067D">
              <w:rPr>
                <w:rFonts w:cs="Arial"/>
              </w:rPr>
              <w:t>14/06/2024</w:t>
            </w:r>
          </w:p>
        </w:tc>
        <w:tc>
          <w:tcPr>
            <w:tcW w:w="1561" w:type="dxa"/>
            <w:vAlign w:val="center"/>
          </w:tcPr>
          <w:p w14:paraId="58DEF9B6" w14:textId="21AF9783" w:rsidR="00E85CA9" w:rsidRPr="00CD067D" w:rsidRDefault="00E85CA9" w:rsidP="00280DEE">
            <w:pPr>
              <w:rPr>
                <w:rFonts w:cs="Arial"/>
              </w:rPr>
            </w:pPr>
            <w:r w:rsidRPr="00CD067D">
              <w:rPr>
                <w:rFonts w:cs="Arial"/>
              </w:rPr>
              <w:t>J</w:t>
            </w:r>
            <w:r w:rsidR="00C06128" w:rsidRPr="00CD067D">
              <w:rPr>
                <w:rFonts w:cs="Arial"/>
              </w:rPr>
              <w:t>.</w:t>
            </w:r>
            <w:r w:rsidRPr="00CD067D">
              <w:rPr>
                <w:rFonts w:cs="Arial"/>
              </w:rPr>
              <w:t xml:space="preserve"> Pritchard</w:t>
            </w:r>
          </w:p>
        </w:tc>
        <w:tc>
          <w:tcPr>
            <w:tcW w:w="3783" w:type="dxa"/>
            <w:vAlign w:val="center"/>
          </w:tcPr>
          <w:p w14:paraId="7D1EB0FA" w14:textId="110355E8" w:rsidR="00E85CA9" w:rsidRPr="00CD067D" w:rsidRDefault="00E85CA9" w:rsidP="00280DEE">
            <w:pPr>
              <w:rPr>
                <w:rFonts w:cs="Arial"/>
              </w:rPr>
            </w:pPr>
            <w:r w:rsidRPr="00CD067D">
              <w:rPr>
                <w:rFonts w:cs="Arial"/>
              </w:rPr>
              <w:t>Updated with v1.2.0 dataset content, and new form.</w:t>
            </w:r>
          </w:p>
        </w:tc>
      </w:tr>
      <w:tr w:rsidR="000379F6" w:rsidRPr="00B170BF" w14:paraId="6615ACD8" w14:textId="77777777" w:rsidTr="00EC0C36">
        <w:trPr>
          <w:cantSplit/>
          <w:trHeight w:val="360"/>
          <w:jc w:val="center"/>
        </w:trPr>
        <w:tc>
          <w:tcPr>
            <w:tcW w:w="1763" w:type="dxa"/>
            <w:vAlign w:val="center"/>
          </w:tcPr>
          <w:p w14:paraId="20D5B24A" w14:textId="046B691C" w:rsidR="000379F6" w:rsidRPr="00CD067D" w:rsidRDefault="000379F6" w:rsidP="00280DEE">
            <w:pPr>
              <w:rPr>
                <w:rFonts w:cs="Arial"/>
              </w:rPr>
            </w:pPr>
            <w:r w:rsidRPr="00CD067D">
              <w:rPr>
                <w:rFonts w:cs="Arial"/>
              </w:rPr>
              <w:t>1.4.0</w:t>
            </w:r>
          </w:p>
        </w:tc>
        <w:tc>
          <w:tcPr>
            <w:tcW w:w="1650" w:type="dxa"/>
            <w:vAlign w:val="center"/>
          </w:tcPr>
          <w:p w14:paraId="41259627" w14:textId="36441E2F" w:rsidR="000379F6" w:rsidRPr="00CD067D" w:rsidRDefault="000379F6" w:rsidP="00280DEE">
            <w:pPr>
              <w:rPr>
                <w:rFonts w:cs="Arial"/>
              </w:rPr>
            </w:pPr>
            <w:r w:rsidRPr="00CD067D">
              <w:rPr>
                <w:rFonts w:cs="Arial"/>
              </w:rPr>
              <w:t>04/10/2024</w:t>
            </w:r>
          </w:p>
        </w:tc>
        <w:tc>
          <w:tcPr>
            <w:tcW w:w="1561" w:type="dxa"/>
            <w:vAlign w:val="center"/>
          </w:tcPr>
          <w:p w14:paraId="59FE24C4" w14:textId="68542E7D" w:rsidR="000379F6" w:rsidRPr="00CD067D" w:rsidRDefault="000379F6" w:rsidP="00280DEE">
            <w:pPr>
              <w:rPr>
                <w:rFonts w:cs="Arial"/>
              </w:rPr>
            </w:pPr>
            <w:r w:rsidRPr="00CD067D">
              <w:rPr>
                <w:rFonts w:cs="Arial"/>
              </w:rPr>
              <w:t>J</w:t>
            </w:r>
            <w:r w:rsidR="00C06128" w:rsidRPr="00CD067D">
              <w:rPr>
                <w:rFonts w:cs="Arial"/>
              </w:rPr>
              <w:t>.</w:t>
            </w:r>
            <w:r w:rsidRPr="00CD067D">
              <w:rPr>
                <w:rFonts w:cs="Arial"/>
              </w:rPr>
              <w:t xml:space="preserve"> Pritchard</w:t>
            </w:r>
          </w:p>
        </w:tc>
        <w:tc>
          <w:tcPr>
            <w:tcW w:w="3783" w:type="dxa"/>
            <w:vAlign w:val="center"/>
          </w:tcPr>
          <w:p w14:paraId="05D561CD" w14:textId="15B02811" w:rsidR="000379F6" w:rsidRPr="00CD067D" w:rsidRDefault="000379F6" w:rsidP="00280DEE">
            <w:pPr>
              <w:rPr>
                <w:rFonts w:cs="Arial"/>
              </w:rPr>
            </w:pPr>
            <w:r w:rsidRPr="00CD067D">
              <w:rPr>
                <w:rFonts w:cs="Arial"/>
              </w:rPr>
              <w:t xml:space="preserve">Updates following </w:t>
            </w:r>
            <w:r w:rsidR="005E5735" w:rsidRPr="00CD067D">
              <w:rPr>
                <w:rFonts w:cs="Arial"/>
              </w:rPr>
              <w:t>S-98</w:t>
            </w:r>
            <w:r w:rsidRPr="00CD067D">
              <w:rPr>
                <w:rFonts w:cs="Arial"/>
              </w:rPr>
              <w:t xml:space="preserve"> review and implementation of new settings form.</w:t>
            </w:r>
          </w:p>
        </w:tc>
      </w:tr>
      <w:tr w:rsidR="00173615" w:rsidRPr="00B170BF" w14:paraId="4125C64F" w14:textId="77777777" w:rsidTr="00EC0C36">
        <w:trPr>
          <w:cantSplit/>
          <w:trHeight w:val="360"/>
          <w:jc w:val="center"/>
        </w:trPr>
        <w:tc>
          <w:tcPr>
            <w:tcW w:w="1763" w:type="dxa"/>
            <w:vAlign w:val="center"/>
          </w:tcPr>
          <w:p w14:paraId="59172D3E" w14:textId="7DFDC041" w:rsidR="00173615" w:rsidRPr="00CD067D" w:rsidRDefault="00173615" w:rsidP="00280DEE">
            <w:pPr>
              <w:rPr>
                <w:rFonts w:cs="Arial"/>
              </w:rPr>
            </w:pPr>
            <w:r w:rsidRPr="00CD067D">
              <w:rPr>
                <w:rFonts w:cs="Arial"/>
              </w:rPr>
              <w:t>1.9.0</w:t>
            </w:r>
          </w:p>
        </w:tc>
        <w:tc>
          <w:tcPr>
            <w:tcW w:w="1650" w:type="dxa"/>
            <w:vAlign w:val="center"/>
          </w:tcPr>
          <w:p w14:paraId="692F9AE2" w14:textId="7F8B7C4F" w:rsidR="00173615" w:rsidRPr="00CD067D" w:rsidRDefault="00173615" w:rsidP="00280DEE">
            <w:pPr>
              <w:rPr>
                <w:rFonts w:cs="Arial"/>
              </w:rPr>
            </w:pPr>
            <w:r w:rsidRPr="00CD067D">
              <w:rPr>
                <w:rFonts w:cs="Arial"/>
              </w:rPr>
              <w:t>31/01/2025</w:t>
            </w:r>
          </w:p>
        </w:tc>
        <w:tc>
          <w:tcPr>
            <w:tcW w:w="1561" w:type="dxa"/>
            <w:vAlign w:val="center"/>
          </w:tcPr>
          <w:p w14:paraId="6255B780" w14:textId="00887091" w:rsidR="00173615" w:rsidRPr="00CD067D" w:rsidRDefault="00173615" w:rsidP="00280DEE">
            <w:pPr>
              <w:rPr>
                <w:rFonts w:cs="Arial"/>
              </w:rPr>
            </w:pPr>
            <w:bookmarkStart w:id="3" w:name="_Hlk212792281"/>
            <w:r w:rsidRPr="00CD067D">
              <w:rPr>
                <w:rFonts w:cs="Arial"/>
              </w:rPr>
              <w:t>J</w:t>
            </w:r>
            <w:r w:rsidR="00C06128" w:rsidRPr="00CD067D">
              <w:rPr>
                <w:rFonts w:cs="Arial"/>
              </w:rPr>
              <w:t>.</w:t>
            </w:r>
            <w:r w:rsidRPr="00CD067D">
              <w:rPr>
                <w:rFonts w:cs="Arial"/>
              </w:rPr>
              <w:t xml:space="preserve"> Pritchard</w:t>
            </w:r>
            <w:bookmarkEnd w:id="3"/>
          </w:p>
        </w:tc>
        <w:tc>
          <w:tcPr>
            <w:tcW w:w="3783" w:type="dxa"/>
            <w:vAlign w:val="center"/>
          </w:tcPr>
          <w:p w14:paraId="0D6D9CD1" w14:textId="62385C7D" w:rsidR="00173615" w:rsidRPr="00CD067D" w:rsidRDefault="00173615" w:rsidP="00280DEE">
            <w:pPr>
              <w:rPr>
                <w:rFonts w:cs="Arial"/>
              </w:rPr>
            </w:pPr>
            <w:r w:rsidRPr="00CD067D">
              <w:rPr>
                <w:rFonts w:cs="Arial"/>
              </w:rPr>
              <w:t>Updates following latest S-98 revision and reorganisation. Version for HSSC submission and finalisation with test dataset construction.</w:t>
            </w:r>
          </w:p>
        </w:tc>
      </w:tr>
      <w:tr w:rsidR="00083707" w:rsidRPr="00B170BF" w14:paraId="3C126397" w14:textId="77777777" w:rsidTr="00EC0C36">
        <w:trPr>
          <w:cantSplit/>
          <w:trHeight w:val="360"/>
          <w:jc w:val="center"/>
        </w:trPr>
        <w:tc>
          <w:tcPr>
            <w:tcW w:w="1763" w:type="dxa"/>
            <w:vAlign w:val="center"/>
          </w:tcPr>
          <w:p w14:paraId="234B0F73" w14:textId="393DA1DF" w:rsidR="00C06128" w:rsidRPr="00CD067D" w:rsidRDefault="0078725A" w:rsidP="00280DEE">
            <w:pPr>
              <w:rPr>
                <w:rFonts w:cs="Arial"/>
              </w:rPr>
            </w:pPr>
            <w:r w:rsidRPr="00CD067D">
              <w:rPr>
                <w:rFonts w:cs="Arial"/>
              </w:rPr>
              <w:t>1.9.1</w:t>
            </w:r>
          </w:p>
        </w:tc>
        <w:tc>
          <w:tcPr>
            <w:tcW w:w="1650" w:type="dxa"/>
            <w:vAlign w:val="center"/>
          </w:tcPr>
          <w:p w14:paraId="119C75BD" w14:textId="66AB5884" w:rsidR="00C06128" w:rsidRPr="00CD067D" w:rsidRDefault="0078725A" w:rsidP="00280DEE">
            <w:pPr>
              <w:rPr>
                <w:rFonts w:cs="Arial"/>
              </w:rPr>
            </w:pPr>
            <w:r w:rsidRPr="00CD067D">
              <w:rPr>
                <w:rFonts w:cs="Arial"/>
              </w:rPr>
              <w:t>30</w:t>
            </w:r>
            <w:r w:rsidR="00C06128" w:rsidRPr="00CD067D">
              <w:rPr>
                <w:rFonts w:cs="Arial"/>
              </w:rPr>
              <w:t>/</w:t>
            </w:r>
            <w:r w:rsidRPr="00CD067D">
              <w:rPr>
                <w:rFonts w:cs="Arial"/>
              </w:rPr>
              <w:t>09</w:t>
            </w:r>
            <w:r w:rsidR="00C06128" w:rsidRPr="00CD067D">
              <w:rPr>
                <w:rFonts w:cs="Arial"/>
              </w:rPr>
              <w:t>/2025</w:t>
            </w:r>
          </w:p>
        </w:tc>
        <w:tc>
          <w:tcPr>
            <w:tcW w:w="1561" w:type="dxa"/>
            <w:vAlign w:val="center"/>
          </w:tcPr>
          <w:p w14:paraId="3A5D87A9" w14:textId="325BEFF9" w:rsidR="00C06128" w:rsidRPr="00CD067D" w:rsidRDefault="0016341D" w:rsidP="00280DEE">
            <w:pPr>
              <w:rPr>
                <w:rFonts w:cs="Arial"/>
              </w:rPr>
            </w:pPr>
            <w:r w:rsidRPr="00CD067D">
              <w:rPr>
                <w:rFonts w:cs="Arial"/>
              </w:rPr>
              <w:t>J. Pritchard</w:t>
            </w:r>
          </w:p>
        </w:tc>
        <w:tc>
          <w:tcPr>
            <w:tcW w:w="3783" w:type="dxa"/>
            <w:vAlign w:val="center"/>
          </w:tcPr>
          <w:p w14:paraId="312A3A7C" w14:textId="13DA3A53" w:rsidR="00C06128" w:rsidRPr="00CD067D" w:rsidRDefault="009C1FAE" w:rsidP="00280DEE">
            <w:pPr>
              <w:rPr>
                <w:rFonts w:cs="Arial"/>
              </w:rPr>
            </w:pPr>
            <w:r w:rsidRPr="00CD067D">
              <w:rPr>
                <w:rFonts w:cs="Arial"/>
              </w:rPr>
              <w:t xml:space="preserve">Updates including global revision of the screenshots and integration of new </w:t>
            </w:r>
            <w:r w:rsidR="002667CD" w:rsidRPr="00CD067D">
              <w:rPr>
                <w:rFonts w:cs="Arial"/>
              </w:rPr>
              <w:t>tests</w:t>
            </w:r>
            <w:r w:rsidRPr="00CD067D">
              <w:rPr>
                <w:rFonts w:cs="Arial"/>
              </w:rPr>
              <w:t xml:space="preserve"> for non</w:t>
            </w:r>
            <w:r w:rsidR="002667CD" w:rsidRPr="00CD067D">
              <w:rPr>
                <w:rFonts w:cs="Arial"/>
              </w:rPr>
              <w:t>-</w:t>
            </w:r>
            <w:r w:rsidRPr="00CD067D">
              <w:rPr>
                <w:rFonts w:cs="Arial"/>
              </w:rPr>
              <w:t>S-101 products.</w:t>
            </w:r>
          </w:p>
        </w:tc>
      </w:tr>
      <w:tr w:rsidR="00EC0C36" w:rsidRPr="00B170BF" w14:paraId="73DCBBF1" w14:textId="77777777" w:rsidTr="00EC0C36">
        <w:trPr>
          <w:cantSplit/>
          <w:trHeight w:val="360"/>
          <w:jc w:val="center"/>
        </w:trPr>
        <w:tc>
          <w:tcPr>
            <w:tcW w:w="1763" w:type="dxa"/>
            <w:vAlign w:val="center"/>
          </w:tcPr>
          <w:p w14:paraId="55888731" w14:textId="00BE495C" w:rsidR="00EC0C36" w:rsidRPr="00CD067D" w:rsidRDefault="00EC0C36" w:rsidP="00EC0C36">
            <w:pPr>
              <w:rPr>
                <w:rFonts w:cs="Arial"/>
              </w:rPr>
            </w:pPr>
            <w:r w:rsidRPr="00CD067D">
              <w:rPr>
                <w:rFonts w:cs="Arial"/>
              </w:rPr>
              <w:t>1.9.2</w:t>
            </w:r>
          </w:p>
        </w:tc>
        <w:tc>
          <w:tcPr>
            <w:tcW w:w="1650" w:type="dxa"/>
            <w:vAlign w:val="center"/>
          </w:tcPr>
          <w:p w14:paraId="71B7373E" w14:textId="519D4C8B" w:rsidR="00EC0C36" w:rsidRPr="00CD067D" w:rsidRDefault="00526C81" w:rsidP="00EC0C36">
            <w:pPr>
              <w:rPr>
                <w:rFonts w:cs="Arial"/>
              </w:rPr>
            </w:pPr>
            <w:r>
              <w:rPr>
                <w:rFonts w:cs="Arial"/>
              </w:rPr>
              <w:t>16</w:t>
            </w:r>
            <w:r w:rsidR="00EC0C36" w:rsidRPr="00CD067D">
              <w:rPr>
                <w:rFonts w:cs="Arial"/>
              </w:rPr>
              <w:t>/02/2026</w:t>
            </w:r>
          </w:p>
        </w:tc>
        <w:tc>
          <w:tcPr>
            <w:tcW w:w="1561" w:type="dxa"/>
            <w:vAlign w:val="center"/>
          </w:tcPr>
          <w:p w14:paraId="1CCF3A90" w14:textId="530F4353" w:rsidR="00EC0C36" w:rsidRPr="00CD067D" w:rsidRDefault="00EC0C36" w:rsidP="00EC0C36">
            <w:pPr>
              <w:rPr>
                <w:rFonts w:cs="Arial"/>
              </w:rPr>
            </w:pPr>
            <w:r w:rsidRPr="00CD067D">
              <w:rPr>
                <w:rFonts w:cs="Arial"/>
              </w:rPr>
              <w:t>J. Pritchard</w:t>
            </w:r>
          </w:p>
        </w:tc>
        <w:tc>
          <w:tcPr>
            <w:tcW w:w="3783" w:type="dxa"/>
            <w:vAlign w:val="center"/>
          </w:tcPr>
          <w:p w14:paraId="550675A9" w14:textId="3461ED4B" w:rsidR="00EC0C36" w:rsidRPr="00CD067D" w:rsidRDefault="00D55BF2" w:rsidP="00EC0C36">
            <w:pPr>
              <w:rPr>
                <w:rFonts w:cs="Arial"/>
              </w:rPr>
            </w:pPr>
            <w:r w:rsidRPr="00CD067D">
              <w:rPr>
                <w:rFonts w:cs="Arial"/>
              </w:rPr>
              <w:t>Updates including addition tests for non ENC products, revision of existing tests and general review (but non exhaustive) of the document content.</w:t>
            </w:r>
          </w:p>
        </w:tc>
      </w:tr>
      <w:tr w:rsidR="00D5056C" w:rsidRPr="00B170BF" w14:paraId="0E5CD712" w14:textId="77777777" w:rsidTr="00EC0C36">
        <w:trPr>
          <w:cantSplit/>
          <w:trHeight w:val="360"/>
          <w:jc w:val="center"/>
        </w:trPr>
        <w:tc>
          <w:tcPr>
            <w:tcW w:w="1763" w:type="dxa"/>
            <w:vAlign w:val="center"/>
          </w:tcPr>
          <w:p w14:paraId="111173E7" w14:textId="4B26A3D3" w:rsidR="00D5056C" w:rsidRPr="00CD067D" w:rsidRDefault="00D5056C" w:rsidP="00EC0C36">
            <w:pPr>
              <w:rPr>
                <w:rFonts w:cs="Arial"/>
              </w:rPr>
            </w:pPr>
            <w:ins w:id="4" w:author="Christian Mouden" w:date="2026-06-30T08:48:00Z">
              <w:r>
                <w:rPr>
                  <w:rFonts w:cs="Arial"/>
                </w:rPr>
                <w:t>2.0.0</w:t>
              </w:r>
            </w:ins>
          </w:p>
        </w:tc>
        <w:tc>
          <w:tcPr>
            <w:tcW w:w="1650" w:type="dxa"/>
            <w:vAlign w:val="center"/>
          </w:tcPr>
          <w:p w14:paraId="65981013" w14:textId="77777777" w:rsidR="00D5056C" w:rsidRDefault="00D5056C" w:rsidP="00EC0C36">
            <w:pPr>
              <w:rPr>
                <w:rFonts w:cs="Arial"/>
              </w:rPr>
            </w:pPr>
          </w:p>
        </w:tc>
        <w:tc>
          <w:tcPr>
            <w:tcW w:w="1561" w:type="dxa"/>
            <w:vAlign w:val="center"/>
          </w:tcPr>
          <w:p w14:paraId="15AD9AB9" w14:textId="61966D11" w:rsidR="00D5056C" w:rsidRPr="00CD067D" w:rsidRDefault="00D5056C" w:rsidP="00EC0C36">
            <w:pPr>
              <w:rPr>
                <w:rFonts w:cs="Arial"/>
              </w:rPr>
            </w:pPr>
            <w:ins w:id="5" w:author="Christian Mouden" w:date="2026-06-30T08:48:00Z">
              <w:r w:rsidRPr="00CD067D">
                <w:rPr>
                  <w:rFonts w:cs="Arial"/>
                </w:rPr>
                <w:t>J. Pritchard</w:t>
              </w:r>
            </w:ins>
          </w:p>
        </w:tc>
        <w:tc>
          <w:tcPr>
            <w:tcW w:w="3783" w:type="dxa"/>
            <w:vAlign w:val="center"/>
          </w:tcPr>
          <w:p w14:paraId="40155B50" w14:textId="77777777" w:rsidR="00D5056C" w:rsidRPr="00CD067D" w:rsidRDefault="00D5056C" w:rsidP="00EC0C36">
            <w:pPr>
              <w:rPr>
                <w:rFonts w:cs="Arial"/>
              </w:rPr>
            </w:pPr>
          </w:p>
        </w:tc>
      </w:tr>
      <w:tr w:rsidR="00D5056C" w:rsidRPr="00B170BF" w14:paraId="75E245B8" w14:textId="77777777" w:rsidTr="00EC0C36">
        <w:trPr>
          <w:cantSplit/>
          <w:trHeight w:val="360"/>
          <w:jc w:val="center"/>
        </w:trPr>
        <w:tc>
          <w:tcPr>
            <w:tcW w:w="1763" w:type="dxa"/>
            <w:vAlign w:val="center"/>
          </w:tcPr>
          <w:p w14:paraId="4D227033" w14:textId="2DACD5A3" w:rsidR="00D5056C" w:rsidRPr="00CD067D" w:rsidRDefault="00D5056C" w:rsidP="00EC0C36">
            <w:pPr>
              <w:rPr>
                <w:rFonts w:cs="Arial"/>
              </w:rPr>
            </w:pPr>
            <w:ins w:id="6" w:author="Christian Mouden" w:date="2026-06-30T08:48:00Z">
              <w:r>
                <w:rPr>
                  <w:rFonts w:cs="Arial"/>
                </w:rPr>
                <w:t>2.0.1</w:t>
              </w:r>
            </w:ins>
          </w:p>
        </w:tc>
        <w:tc>
          <w:tcPr>
            <w:tcW w:w="1650" w:type="dxa"/>
            <w:vAlign w:val="center"/>
          </w:tcPr>
          <w:p w14:paraId="3D3740F3" w14:textId="70C37655" w:rsidR="00D5056C" w:rsidRDefault="00D5056C" w:rsidP="00EC0C36">
            <w:pPr>
              <w:rPr>
                <w:rFonts w:cs="Arial"/>
              </w:rPr>
            </w:pPr>
            <w:ins w:id="7" w:author="Christian Mouden" w:date="2026-06-30T08:49:00Z">
              <w:r>
                <w:rPr>
                  <w:rFonts w:cs="Arial"/>
                </w:rPr>
                <w:t>x</w:t>
              </w:r>
            </w:ins>
            <w:ins w:id="8" w:author="Christian Mouden" w:date="2026-06-30T08:48:00Z">
              <w:r>
                <w:rPr>
                  <w:rFonts w:cs="Arial"/>
                </w:rPr>
                <w:t>x/07/2026</w:t>
              </w:r>
            </w:ins>
          </w:p>
        </w:tc>
        <w:tc>
          <w:tcPr>
            <w:tcW w:w="1561" w:type="dxa"/>
            <w:vAlign w:val="center"/>
          </w:tcPr>
          <w:p w14:paraId="0BC37DC0" w14:textId="62E3090E" w:rsidR="00D5056C" w:rsidRPr="00CD067D" w:rsidRDefault="00D5056C" w:rsidP="00EC0C36">
            <w:pPr>
              <w:rPr>
                <w:rFonts w:cs="Arial"/>
              </w:rPr>
            </w:pPr>
            <w:ins w:id="9" w:author="Christian Mouden" w:date="2026-06-30T08:48:00Z">
              <w:r w:rsidRPr="00CD067D">
                <w:rPr>
                  <w:rFonts w:cs="Arial"/>
                </w:rPr>
                <w:t>J. Pritchard</w:t>
              </w:r>
            </w:ins>
          </w:p>
        </w:tc>
        <w:tc>
          <w:tcPr>
            <w:tcW w:w="3783" w:type="dxa"/>
            <w:vAlign w:val="center"/>
          </w:tcPr>
          <w:p w14:paraId="65BBEF90" w14:textId="77777777" w:rsidR="00D5056C" w:rsidRPr="00CD067D" w:rsidRDefault="00D5056C" w:rsidP="00EC0C36">
            <w:pPr>
              <w:rPr>
                <w:rFonts w:cs="Arial"/>
              </w:rPr>
            </w:pPr>
          </w:p>
        </w:tc>
      </w:tr>
    </w:tbl>
    <w:p w14:paraId="5FE223A4" w14:textId="77777777" w:rsidR="002550DA" w:rsidRPr="00CD067D" w:rsidRDefault="002550DA" w:rsidP="002550DA">
      <w:pPr>
        <w:rPr>
          <w:rFonts w:cs="Arial"/>
        </w:rPr>
      </w:pPr>
    </w:p>
    <w:p w14:paraId="45B80BDC" w14:textId="2DC99C8B" w:rsidR="00A14811" w:rsidRDefault="007D10C1" w:rsidP="00A14811">
      <w:pPr>
        <w:pStyle w:val="Titre1"/>
        <w:numPr>
          <w:ilvl w:val="0"/>
          <w:numId w:val="0"/>
        </w:numPr>
      </w:pPr>
      <w:bookmarkStart w:id="10" w:name="_Toc233701657"/>
      <w:commentRangeStart w:id="11"/>
      <w:commentRangeEnd w:id="11"/>
      <w:r>
        <w:rPr>
          <w:rStyle w:val="Marquedecommentaire"/>
          <w:rFonts w:cs="Times New Roman"/>
          <w:b w:val="0"/>
          <w:snapToGrid/>
          <w:color w:val="000000"/>
        </w:rPr>
        <w:commentReference w:id="11"/>
      </w:r>
    </w:p>
    <w:p w14:paraId="4635D779" w14:textId="77777777" w:rsidR="007D10C1" w:rsidRDefault="007D10C1">
      <w:pPr>
        <w:widowControl/>
        <w:spacing w:line="240" w:lineRule="auto"/>
        <w:jc w:val="left"/>
      </w:pPr>
    </w:p>
    <w:p w14:paraId="557BFB21" w14:textId="77777777" w:rsidR="007D10C1" w:rsidRDefault="007D10C1">
      <w:pPr>
        <w:widowControl/>
        <w:spacing w:line="240" w:lineRule="auto"/>
        <w:jc w:val="left"/>
      </w:pPr>
      <w:r>
        <w:br w:type="page"/>
      </w:r>
    </w:p>
    <w:p w14:paraId="00ABA5D9" w14:textId="77777777" w:rsidR="007D10C1" w:rsidRDefault="007D10C1">
      <w:pPr>
        <w:widowControl/>
        <w:spacing w:line="240" w:lineRule="auto"/>
        <w:jc w:val="left"/>
      </w:pPr>
    </w:p>
    <w:p w14:paraId="0943A635" w14:textId="77777777" w:rsidR="007D10C1" w:rsidRDefault="007D10C1">
      <w:pPr>
        <w:widowControl/>
        <w:spacing w:line="240" w:lineRule="auto"/>
        <w:jc w:val="left"/>
      </w:pPr>
    </w:p>
    <w:p w14:paraId="132A676E" w14:textId="77777777" w:rsidR="007D10C1" w:rsidRDefault="007D10C1">
      <w:pPr>
        <w:widowControl/>
        <w:spacing w:line="240" w:lineRule="auto"/>
        <w:jc w:val="left"/>
      </w:pPr>
    </w:p>
    <w:p w14:paraId="7C020F21" w14:textId="76588256" w:rsidR="007D10C1" w:rsidRDefault="007D10C1">
      <w:pPr>
        <w:widowControl/>
        <w:spacing w:line="240" w:lineRule="auto"/>
        <w:jc w:val="left"/>
      </w:pPr>
    </w:p>
    <w:p w14:paraId="3C8D0FCF" w14:textId="0AA447B4" w:rsidR="007D10C1" w:rsidRDefault="007D10C1">
      <w:pPr>
        <w:widowControl/>
        <w:spacing w:line="240" w:lineRule="auto"/>
        <w:jc w:val="left"/>
      </w:pPr>
    </w:p>
    <w:p w14:paraId="5B5F6D26" w14:textId="76EB43D0" w:rsidR="007D10C1" w:rsidRDefault="007D10C1">
      <w:pPr>
        <w:widowControl/>
        <w:spacing w:line="240" w:lineRule="auto"/>
        <w:jc w:val="left"/>
      </w:pPr>
    </w:p>
    <w:p w14:paraId="3A9569D0" w14:textId="11093618" w:rsidR="007D10C1" w:rsidRDefault="007D10C1">
      <w:pPr>
        <w:widowControl/>
        <w:spacing w:line="240" w:lineRule="auto"/>
        <w:jc w:val="left"/>
      </w:pPr>
    </w:p>
    <w:p w14:paraId="296CEEEB" w14:textId="531669B0" w:rsidR="007D10C1" w:rsidRDefault="007D10C1">
      <w:pPr>
        <w:widowControl/>
        <w:spacing w:line="240" w:lineRule="auto"/>
        <w:jc w:val="left"/>
      </w:pPr>
    </w:p>
    <w:p w14:paraId="1DE1673F" w14:textId="6B429B59" w:rsidR="007D10C1" w:rsidRDefault="007D10C1">
      <w:pPr>
        <w:widowControl/>
        <w:spacing w:line="240" w:lineRule="auto"/>
        <w:jc w:val="left"/>
      </w:pPr>
    </w:p>
    <w:p w14:paraId="754E9FC3" w14:textId="6453F48C" w:rsidR="007D10C1" w:rsidRDefault="007D10C1">
      <w:pPr>
        <w:widowControl/>
        <w:spacing w:line="240" w:lineRule="auto"/>
        <w:jc w:val="left"/>
      </w:pPr>
    </w:p>
    <w:p w14:paraId="03D990AE" w14:textId="4C901351" w:rsidR="007D10C1" w:rsidRDefault="007D10C1">
      <w:pPr>
        <w:widowControl/>
        <w:spacing w:line="240" w:lineRule="auto"/>
        <w:jc w:val="left"/>
      </w:pPr>
    </w:p>
    <w:p w14:paraId="4E41D56E" w14:textId="4EA5AFFB" w:rsidR="007D10C1" w:rsidRDefault="007D10C1">
      <w:pPr>
        <w:widowControl/>
        <w:spacing w:line="240" w:lineRule="auto"/>
        <w:jc w:val="left"/>
      </w:pPr>
    </w:p>
    <w:p w14:paraId="455D13EA" w14:textId="1ED1C8C8" w:rsidR="007D10C1" w:rsidRDefault="007D10C1">
      <w:pPr>
        <w:widowControl/>
        <w:spacing w:line="240" w:lineRule="auto"/>
        <w:jc w:val="left"/>
      </w:pPr>
    </w:p>
    <w:p w14:paraId="71107326" w14:textId="77777777" w:rsidR="007D10C1" w:rsidRDefault="007D10C1">
      <w:pPr>
        <w:widowControl/>
        <w:spacing w:line="240" w:lineRule="auto"/>
        <w:jc w:val="left"/>
      </w:pPr>
    </w:p>
    <w:p w14:paraId="2B7E39D9" w14:textId="77777777" w:rsidR="007D10C1" w:rsidRDefault="007D10C1">
      <w:pPr>
        <w:widowControl/>
        <w:spacing w:line="240" w:lineRule="auto"/>
        <w:jc w:val="left"/>
      </w:pPr>
    </w:p>
    <w:p w14:paraId="0EFCF641" w14:textId="77777777" w:rsidR="007D10C1" w:rsidRDefault="007D10C1">
      <w:pPr>
        <w:widowControl/>
        <w:spacing w:line="240" w:lineRule="auto"/>
        <w:jc w:val="left"/>
      </w:pPr>
    </w:p>
    <w:p w14:paraId="55C88794" w14:textId="77777777" w:rsidR="007D10C1" w:rsidRDefault="007D10C1">
      <w:pPr>
        <w:widowControl/>
        <w:spacing w:line="240" w:lineRule="auto"/>
        <w:jc w:val="left"/>
      </w:pPr>
    </w:p>
    <w:p w14:paraId="09062EEE" w14:textId="77777777" w:rsidR="007D10C1" w:rsidRPr="0058571F" w:rsidRDefault="007D10C1" w:rsidP="007D10C1">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58571F">
        <w:rPr>
          <w:rFonts w:ascii="Arial Narrow" w:hAnsi="Arial Narrow"/>
          <w:lang w:eastAsia="en-GB"/>
        </w:rPr>
        <w:t>Page intentionally left blank</w:t>
      </w:r>
    </w:p>
    <w:p w14:paraId="4D432518" w14:textId="77777777" w:rsidR="007D10C1" w:rsidRPr="0058571F" w:rsidRDefault="007D10C1" w:rsidP="007D10C1">
      <w:pPr>
        <w:sectPr w:rsidR="007D10C1" w:rsidRPr="0058571F" w:rsidSect="005B0183">
          <w:headerReference w:type="even" r:id="rId26"/>
          <w:headerReference w:type="default" r:id="rId27"/>
          <w:footerReference w:type="even" r:id="rId28"/>
          <w:footerReference w:type="default" r:id="rId29"/>
          <w:headerReference w:type="first" r:id="rId30"/>
          <w:footerReference w:type="first" r:id="rId31"/>
          <w:pgSz w:w="11907" w:h="16840" w:code="9"/>
          <w:pgMar w:top="1440" w:right="1417" w:bottom="1440" w:left="1440" w:header="709" w:footer="709" w:gutter="0"/>
          <w:pgNumType w:fmt="lowerRoman"/>
          <w:cols w:space="720"/>
          <w:titlePg/>
          <w:docGrid w:linePitch="360"/>
        </w:sectPr>
      </w:pPr>
    </w:p>
    <w:p w14:paraId="017E3A60" w14:textId="4EA25C34" w:rsidR="002550DA" w:rsidRPr="00CD067D" w:rsidRDefault="002550DA" w:rsidP="00131FB8">
      <w:pPr>
        <w:pStyle w:val="Titre1"/>
        <w:numPr>
          <w:ilvl w:val="0"/>
          <w:numId w:val="0"/>
        </w:numPr>
        <w:spacing w:before="240"/>
      </w:pPr>
      <w:r w:rsidRPr="00A03816">
        <w:lastRenderedPageBreak/>
        <w:t>Introduction</w:t>
      </w:r>
      <w:bookmarkEnd w:id="10"/>
    </w:p>
    <w:p w14:paraId="629228A6" w14:textId="7BF83788" w:rsidR="002550DA" w:rsidRPr="00CD067D" w:rsidRDefault="002550DA" w:rsidP="002550DA">
      <w:pPr>
        <w:rPr>
          <w:rFonts w:cs="Arial"/>
        </w:rPr>
      </w:pPr>
      <w:r w:rsidRPr="00CD067D">
        <w:rPr>
          <w:rFonts w:cs="Arial"/>
        </w:rPr>
        <w:t>The International Hydrographic Organization (IHO) Test Data</w:t>
      </w:r>
      <w:r w:rsidR="00DE13C1" w:rsidRPr="00CD067D">
        <w:rPr>
          <w:rFonts w:cs="Arial"/>
        </w:rPr>
        <w:t>s</w:t>
      </w:r>
      <w:r w:rsidRPr="00CD067D">
        <w:rPr>
          <w:rFonts w:cs="Arial"/>
        </w:rPr>
        <w:t>ets (TDS) for Electronic Chart and Display Information System (ECDIS) have been produced to fulfil the requirement for data necessary to accomplish all ECDIS testing requirements as outlined in the IEC 61174 standard. The TDS has been published as IHO Publication Number 164 and consists of numerous data sets required for testing as well as this guide, the TDS Instruction Manual. Th</w:t>
      </w:r>
      <w:r w:rsidR="00D43747" w:rsidRPr="00CD067D">
        <w:rPr>
          <w:rFonts w:cs="Arial"/>
        </w:rPr>
        <w:t>is Instruction Manual</w:t>
      </w:r>
      <w:r w:rsidRPr="00CD067D">
        <w:rPr>
          <w:rFonts w:cs="Arial"/>
        </w:rPr>
        <w:t xml:space="preserve"> provides supporting documentation about the organization, understanding, and use of the ENC TDS and is intended to be used along with the data sets included in the TDS. It aims to provide appropriate comments about each test including the information about the most suitable data elements, their location and the expected test results.</w:t>
      </w:r>
    </w:p>
    <w:p w14:paraId="7C7747B3" w14:textId="204C86B0" w:rsidR="00131FB8" w:rsidRDefault="00131FB8">
      <w:pPr>
        <w:widowControl/>
        <w:spacing w:line="240" w:lineRule="auto"/>
        <w:jc w:val="left"/>
        <w:rPr>
          <w:ins w:id="12" w:author="Christian Mouden" w:date="2026-06-30T09:04:00Z"/>
          <w:rFonts w:cs="Arial"/>
        </w:rPr>
      </w:pPr>
      <w:ins w:id="13" w:author="Christian Mouden" w:date="2026-06-30T09:04:00Z">
        <w:r>
          <w:rPr>
            <w:rFonts w:cs="Arial"/>
          </w:rPr>
          <w:br w:type="page"/>
        </w:r>
      </w:ins>
    </w:p>
    <w:p w14:paraId="65EE42A8" w14:textId="77777777" w:rsidR="00E04185" w:rsidRDefault="00E04185" w:rsidP="00E04185">
      <w:pPr>
        <w:pStyle w:val="Titre2"/>
        <w:numPr>
          <w:ilvl w:val="0"/>
          <w:numId w:val="0"/>
        </w:numPr>
        <w:spacing w:before="240"/>
      </w:pPr>
      <w:bookmarkStart w:id="14" w:name="_Toc233701658"/>
    </w:p>
    <w:p w14:paraId="1C2E55DB" w14:textId="349F7F95" w:rsidR="002550DA" w:rsidRPr="00CD067D" w:rsidRDefault="002550DA" w:rsidP="00E04185">
      <w:pPr>
        <w:pStyle w:val="Titre2"/>
        <w:spacing w:before="240"/>
      </w:pPr>
      <w:r w:rsidRPr="00882268">
        <w:t>Acknowledgements</w:t>
      </w:r>
      <w:bookmarkEnd w:id="14"/>
    </w:p>
    <w:p w14:paraId="38A06091" w14:textId="195D092C" w:rsidR="002550DA" w:rsidRPr="00CD067D" w:rsidRDefault="002550DA" w:rsidP="002550DA">
      <w:pPr>
        <w:rPr>
          <w:rFonts w:cs="Arial"/>
        </w:rPr>
      </w:pPr>
      <w:r w:rsidRPr="00CD067D">
        <w:rPr>
          <w:rFonts w:cs="Arial"/>
        </w:rPr>
        <w:t xml:space="preserve">Edition </w:t>
      </w:r>
      <w:r w:rsidR="002667CD" w:rsidRPr="00CD067D">
        <w:rPr>
          <w:rFonts w:cs="Arial"/>
        </w:rPr>
        <w:t>2.0</w:t>
      </w:r>
      <w:r w:rsidRPr="00CD067D">
        <w:rPr>
          <w:rFonts w:cs="Arial"/>
        </w:rPr>
        <w:t xml:space="preserve">.0 and its subsequent clarifications </w:t>
      </w:r>
      <w:r w:rsidR="00906825">
        <w:rPr>
          <w:rFonts w:cs="Arial"/>
        </w:rPr>
        <w:t>have</w:t>
      </w:r>
      <w:r w:rsidRPr="00CD067D">
        <w:rPr>
          <w:rFonts w:cs="Arial"/>
        </w:rPr>
        <w:t xml:space="preserve"> been produced with assistance from many expert contributors and members of the IHO S-100 WG, the ENC Working Group (ENCWG), </w:t>
      </w:r>
      <w:r w:rsidR="00BF7BC9" w:rsidRPr="00CD067D">
        <w:rPr>
          <w:rFonts w:cs="Arial"/>
        </w:rPr>
        <w:t xml:space="preserve">testbed developers, early S-100 OEM adopters, </w:t>
      </w:r>
      <w:r w:rsidRPr="00CD067D">
        <w:rPr>
          <w:rFonts w:cs="Arial"/>
        </w:rPr>
        <w:t xml:space="preserve">and associated expert contributors; their input during the drafting and revision process has been invaluable.  </w:t>
      </w:r>
    </w:p>
    <w:p w14:paraId="7BA56261" w14:textId="77777777" w:rsidR="002550DA" w:rsidRPr="00CD067D" w:rsidRDefault="002550DA" w:rsidP="00E04185">
      <w:pPr>
        <w:pStyle w:val="Titre2"/>
      </w:pPr>
      <w:bookmarkStart w:id="15" w:name="_Toc233701659"/>
      <w:r w:rsidRPr="00CD067D">
        <w:t>Acronyms and Terms</w:t>
      </w:r>
      <w:bookmarkEnd w:id="15"/>
    </w:p>
    <w:p w14:paraId="12BC1CED" w14:textId="77777777" w:rsidR="002550DA" w:rsidRPr="00CD067D" w:rsidRDefault="002550DA" w:rsidP="002550DA">
      <w:pPr>
        <w:rPr>
          <w:rFonts w:cs="Arial"/>
        </w:rPr>
      </w:pPr>
      <w:r w:rsidRPr="00CD067D">
        <w:rPr>
          <w:rFonts w:cs="Arial"/>
        </w:rPr>
        <w:t>This publication makes extensive use of terms and acronyms described in the IHO S-32 Standard. Additionally, the following acronyms are frequently used:</w:t>
      </w:r>
    </w:p>
    <w:p w14:paraId="55AE62F9" w14:textId="77777777" w:rsidR="002550DA" w:rsidRPr="00CD067D" w:rsidRDefault="002550DA" w:rsidP="002550DA">
      <w:pPr>
        <w:rPr>
          <w:rFonts w:cs="Arial"/>
        </w:rPr>
      </w:pPr>
    </w:p>
    <w:p w14:paraId="1C2683DA" w14:textId="67B8E66D" w:rsidR="002550DA" w:rsidRPr="00CD067D" w:rsidRDefault="002550DA" w:rsidP="002550DA">
      <w:pPr>
        <w:rPr>
          <w:rFonts w:cs="Arial"/>
        </w:rPr>
      </w:pPr>
      <w:r w:rsidRPr="00CD067D">
        <w:rPr>
          <w:rFonts w:cs="Arial"/>
        </w:rPr>
        <w:t>EUT – Equipment Under Tes</w:t>
      </w:r>
      <w:r w:rsidR="00C06128" w:rsidRPr="00CD067D">
        <w:rPr>
          <w:rFonts w:cs="Arial"/>
        </w:rPr>
        <w:t>t</w:t>
      </w:r>
    </w:p>
    <w:p w14:paraId="3B6CC1A2" w14:textId="42F71E45" w:rsidR="00DB4363" w:rsidRPr="00CD067D" w:rsidRDefault="00DB4363" w:rsidP="002550DA">
      <w:pPr>
        <w:rPr>
          <w:rFonts w:cs="Arial"/>
        </w:rPr>
      </w:pPr>
      <w:r w:rsidRPr="00CD067D">
        <w:rPr>
          <w:rFonts w:cs="Arial"/>
        </w:rPr>
        <w:t>HMI – Human Machine Interface</w:t>
      </w:r>
    </w:p>
    <w:p w14:paraId="484AD216" w14:textId="77777777" w:rsidR="00740DC4" w:rsidRPr="00CD067D" w:rsidRDefault="00740DC4" w:rsidP="00740DC4">
      <w:pPr>
        <w:rPr>
          <w:rFonts w:cs="Arial"/>
        </w:rPr>
      </w:pPr>
      <w:r w:rsidRPr="00CD067D">
        <w:rPr>
          <w:rFonts w:cs="Arial"/>
        </w:rPr>
        <w:t>TDS – Test Datasets</w:t>
      </w:r>
    </w:p>
    <w:p w14:paraId="0C9D03C3" w14:textId="77777777" w:rsidR="002550DA" w:rsidRPr="00CD067D" w:rsidRDefault="002550DA" w:rsidP="00A02D4B">
      <w:pPr>
        <w:pStyle w:val="Titre2"/>
      </w:pPr>
      <w:bookmarkStart w:id="16" w:name="_Toc233701660"/>
      <w:r w:rsidRPr="00CD067D">
        <w:t>References</w:t>
      </w:r>
      <w:bookmarkEnd w:id="16"/>
    </w:p>
    <w:p w14:paraId="7EA600D7" w14:textId="77777777" w:rsidR="002550DA" w:rsidRPr="00CD067D" w:rsidRDefault="002550DA" w:rsidP="00164A70">
      <w:pPr>
        <w:rPr>
          <w:rFonts w:cs="Arial"/>
        </w:rPr>
      </w:pPr>
      <w:r w:rsidRPr="00CD067D">
        <w:rPr>
          <w:rFonts w:cs="Arial"/>
        </w:rPr>
        <w:t>This publication provides tests based on the requirements documented in IHO standards. References to the source for a specific test are provided within this document. As specified in the IEC 61174 standard the tests provided are used to ensure conformance to the ECDIS requirements laid out in the IMO performance standard for ECDIS.</w:t>
      </w:r>
    </w:p>
    <w:p w14:paraId="417B305E" w14:textId="77777777" w:rsidR="002550DA" w:rsidRPr="00CD067D" w:rsidRDefault="002550DA" w:rsidP="002550DA">
      <w:pPr>
        <w:rPr>
          <w:rFonts w:cs="Arial"/>
        </w:rPr>
      </w:pPr>
    </w:p>
    <w:p w14:paraId="2DFB4E28" w14:textId="7A541EE3" w:rsidR="002550DA" w:rsidRPr="00CD067D" w:rsidRDefault="002550DA" w:rsidP="00A02D4B">
      <w:pPr>
        <w:pStyle w:val="Titre2"/>
      </w:pPr>
      <w:bookmarkStart w:id="17" w:name="_Toc233701661"/>
      <w:r w:rsidRPr="00CD067D">
        <w:t>Normative References</w:t>
      </w:r>
      <w:bookmarkEnd w:id="17"/>
    </w:p>
    <w:p w14:paraId="7D65547A" w14:textId="00F8CE83" w:rsidR="00F973C5" w:rsidRPr="00164A70" w:rsidRDefault="00F973C5" w:rsidP="00164A70">
      <w:pPr>
        <w:spacing w:after="120" w:line="240" w:lineRule="auto"/>
        <w:jc w:val="left"/>
        <w:rPr>
          <w:rFonts w:cs="Arial"/>
          <w:lang w:eastAsia="en-GB"/>
        </w:rPr>
      </w:pPr>
      <w:r w:rsidRPr="00164A70">
        <w:rPr>
          <w:rFonts w:cs="Arial"/>
          <w:lang w:eastAsia="en-GB"/>
        </w:rPr>
        <w:t>S-100</w:t>
      </w:r>
      <w:r w:rsidRPr="00164A70">
        <w:rPr>
          <w:rFonts w:cs="Arial"/>
          <w:lang w:eastAsia="en-GB"/>
        </w:rPr>
        <w:tab/>
      </w:r>
      <w:r w:rsidRPr="00164A70">
        <w:rPr>
          <w:rFonts w:cs="Arial"/>
          <w:lang w:eastAsia="en-GB"/>
        </w:rPr>
        <w:tab/>
      </w:r>
      <w:r w:rsidRPr="00164A70">
        <w:rPr>
          <w:rFonts w:cs="Arial"/>
          <w:i/>
          <w:lang w:eastAsia="en-GB"/>
        </w:rPr>
        <w:t>Universal Hydrographic Data Model</w:t>
      </w:r>
      <w:r w:rsidRPr="00164A70">
        <w:rPr>
          <w:rFonts w:cs="Arial"/>
          <w:lang w:eastAsia="en-GB"/>
        </w:rPr>
        <w:t>, IHO Publication S-100, Edition 5.2.</w:t>
      </w:r>
      <w:ins w:id="18" w:author="Christian Mouden" w:date="2026-06-30T09:14:00Z">
        <w:r w:rsidR="00C4387B">
          <w:rPr>
            <w:rFonts w:cs="Arial"/>
            <w:lang w:eastAsia="en-GB"/>
          </w:rPr>
          <w:t>1.</w:t>
        </w:r>
      </w:ins>
    </w:p>
    <w:p w14:paraId="224B2BFA" w14:textId="09651BCD" w:rsidR="00F973C5" w:rsidRPr="00164A70" w:rsidRDefault="00F973C5" w:rsidP="00164A70">
      <w:pPr>
        <w:spacing w:after="120" w:line="240" w:lineRule="auto"/>
        <w:jc w:val="left"/>
        <w:rPr>
          <w:rFonts w:cs="Arial"/>
          <w:i/>
          <w:iCs/>
        </w:rPr>
      </w:pPr>
      <w:r w:rsidRPr="00164A70">
        <w:rPr>
          <w:rFonts w:cs="Arial"/>
        </w:rPr>
        <w:t>S-98</w:t>
      </w:r>
      <w:r w:rsidRPr="00164A70">
        <w:rPr>
          <w:rFonts w:cs="Arial"/>
        </w:rPr>
        <w:tab/>
      </w:r>
      <w:r w:rsidRPr="00164A70">
        <w:rPr>
          <w:rFonts w:cs="Arial"/>
        </w:rPr>
        <w:tab/>
      </w:r>
      <w:r w:rsidRPr="00164A70">
        <w:rPr>
          <w:rFonts w:cs="Arial"/>
          <w:i/>
          <w:iCs/>
        </w:rPr>
        <w:t>S-100 ECDIS and Interoperability Specification</w:t>
      </w:r>
      <w:r w:rsidR="0033354D" w:rsidRPr="00164A70">
        <w:rPr>
          <w:rFonts w:cs="Arial"/>
          <w:i/>
          <w:iCs/>
        </w:rPr>
        <w:t xml:space="preserve">, </w:t>
      </w:r>
      <w:commentRangeStart w:id="19"/>
      <w:r w:rsidR="0033354D" w:rsidRPr="00554844">
        <w:rPr>
          <w:rFonts w:cs="Arial"/>
        </w:rPr>
        <w:t xml:space="preserve">Edition </w:t>
      </w:r>
      <w:r w:rsidR="00906825" w:rsidRPr="00554844">
        <w:rPr>
          <w:rFonts w:cs="Arial"/>
        </w:rPr>
        <w:t>3.0</w:t>
      </w:r>
      <w:commentRangeEnd w:id="19"/>
      <w:r w:rsidR="00554844">
        <w:rPr>
          <w:rStyle w:val="Marquedecommentaire"/>
          <w:snapToGrid/>
          <w:color w:val="000000"/>
        </w:rPr>
        <w:commentReference w:id="19"/>
      </w:r>
      <w:r w:rsidR="00DE4D10">
        <w:rPr>
          <w:rFonts w:cs="Arial"/>
          <w:i/>
          <w:iCs/>
        </w:rPr>
        <w:t>.</w:t>
      </w:r>
    </w:p>
    <w:p w14:paraId="1772A905" w14:textId="46ED11E8" w:rsidR="0048648F" w:rsidRPr="00164A70" w:rsidRDefault="0048648F" w:rsidP="00164A70">
      <w:pPr>
        <w:spacing w:after="120" w:line="240" w:lineRule="auto"/>
        <w:ind w:left="1440" w:hanging="1440"/>
        <w:jc w:val="left"/>
        <w:rPr>
          <w:rFonts w:cs="Arial"/>
          <w:i/>
          <w:iCs/>
        </w:rPr>
      </w:pPr>
      <w:r w:rsidRPr="00164A70">
        <w:rPr>
          <w:rFonts w:cs="Arial"/>
          <w:lang w:eastAsia="en-GB"/>
        </w:rPr>
        <w:t>IEC 61174</w:t>
      </w:r>
      <w:r w:rsidRPr="00164A70">
        <w:rPr>
          <w:rFonts w:cs="Arial"/>
          <w:lang w:eastAsia="en-GB"/>
        </w:rPr>
        <w:tab/>
      </w:r>
      <w:r w:rsidRPr="00164A70">
        <w:rPr>
          <w:rFonts w:cs="Arial"/>
          <w:i/>
          <w:iCs/>
          <w:spacing w:val="2"/>
          <w:shd w:val="clear" w:color="auto" w:fill="FAFAFA"/>
        </w:rPr>
        <w:t>Maritime navigation and radiocommunication equipment and systems - Electronic chart display and information system (ECDIS) - Operational and performance requirements, methods of testing and required test results</w:t>
      </w:r>
      <w:r w:rsidR="0033354D" w:rsidRPr="00164A70">
        <w:rPr>
          <w:rFonts w:cs="Arial"/>
          <w:i/>
          <w:iCs/>
          <w:spacing w:val="2"/>
          <w:shd w:val="clear" w:color="auto" w:fill="FAFAFA"/>
        </w:rPr>
        <w:t xml:space="preserve">, </w:t>
      </w:r>
      <w:r w:rsidR="0033354D" w:rsidRPr="00554844">
        <w:rPr>
          <w:rFonts w:cs="Arial"/>
          <w:spacing w:val="2"/>
          <w:shd w:val="clear" w:color="auto" w:fill="FAFAFA"/>
        </w:rPr>
        <w:t>2015</w:t>
      </w:r>
      <w:r w:rsidR="0033354D" w:rsidRPr="00164A70">
        <w:rPr>
          <w:rFonts w:cs="Arial"/>
          <w:i/>
          <w:iCs/>
          <w:spacing w:val="2"/>
          <w:shd w:val="clear" w:color="auto" w:fill="FAFAFA"/>
        </w:rPr>
        <w:t>.</w:t>
      </w:r>
    </w:p>
    <w:p w14:paraId="7D42CBA2" w14:textId="1FB8A82A" w:rsidR="00B43FC9" w:rsidRPr="00164A70" w:rsidRDefault="00B43FC9" w:rsidP="00164A70">
      <w:pPr>
        <w:spacing w:after="120" w:line="240" w:lineRule="auto"/>
        <w:ind w:left="1440" w:hanging="1440"/>
        <w:jc w:val="left"/>
        <w:rPr>
          <w:rFonts w:cs="Arial"/>
          <w:lang w:eastAsia="en-GB"/>
        </w:rPr>
      </w:pPr>
      <w:r w:rsidRPr="00164A70">
        <w:rPr>
          <w:rFonts w:cs="Arial"/>
          <w:lang w:eastAsia="en-GB"/>
        </w:rPr>
        <w:t>IEC 63173-2</w:t>
      </w:r>
      <w:r w:rsidRPr="00164A70">
        <w:rPr>
          <w:rFonts w:cs="Arial"/>
          <w:lang w:eastAsia="en-GB"/>
        </w:rPr>
        <w:tab/>
      </w:r>
      <w:r w:rsidRPr="00164A70">
        <w:rPr>
          <w:rFonts w:cs="Arial"/>
          <w:i/>
          <w:iCs/>
          <w:lang w:eastAsia="en-GB"/>
        </w:rPr>
        <w:t>Maritime navigation and radiocommunication equipment and systems - Data interfaces - Part 2: Secure communication between ship and shore (SECOM</w:t>
      </w:r>
      <w:r w:rsidR="007269EF" w:rsidRPr="00164A70">
        <w:rPr>
          <w:rFonts w:cs="Arial"/>
          <w:i/>
          <w:iCs/>
          <w:lang w:eastAsia="en-GB"/>
        </w:rPr>
        <w:t>)</w:t>
      </w:r>
      <w:r w:rsidR="0033354D" w:rsidRPr="00164A70">
        <w:rPr>
          <w:rFonts w:cs="Arial"/>
          <w:i/>
          <w:iCs/>
          <w:lang w:eastAsia="en-GB"/>
        </w:rPr>
        <w:t xml:space="preserve">, </w:t>
      </w:r>
      <w:r w:rsidR="0033354D" w:rsidRPr="00164A70">
        <w:rPr>
          <w:rFonts w:cs="Arial"/>
          <w:lang w:eastAsia="en-GB"/>
        </w:rPr>
        <w:t>2022.</w:t>
      </w:r>
    </w:p>
    <w:p w14:paraId="6D1B5C75" w14:textId="17E9087C" w:rsidR="002550DA" w:rsidRPr="00CD067D" w:rsidRDefault="002550DA" w:rsidP="002550DA">
      <w:pPr>
        <w:rPr>
          <w:rFonts w:cs="Arial"/>
        </w:rPr>
      </w:pPr>
    </w:p>
    <w:p w14:paraId="61F73790" w14:textId="3AD0BBF6" w:rsidR="00A405B0" w:rsidRPr="00CD067D" w:rsidRDefault="00A405B0" w:rsidP="00A02D4B">
      <w:pPr>
        <w:pStyle w:val="Titre2"/>
      </w:pPr>
      <w:bookmarkStart w:id="20" w:name="_Toc233701662"/>
      <w:commentRangeStart w:id="21"/>
      <w:r w:rsidRPr="00CD067D">
        <w:t xml:space="preserve">Preface to Edition </w:t>
      </w:r>
      <w:r w:rsidR="00FB49FB" w:rsidRPr="00CD067D">
        <w:t>2.0</w:t>
      </w:r>
      <w:r w:rsidRPr="00CD067D">
        <w:t>.0</w:t>
      </w:r>
      <w:bookmarkEnd w:id="20"/>
      <w:commentRangeEnd w:id="21"/>
      <w:r w:rsidR="0094334A">
        <w:rPr>
          <w:rStyle w:val="Marquedecommentaire"/>
          <w:rFonts w:cs="Times New Roman"/>
          <w:b w:val="0"/>
          <w:snapToGrid/>
          <w:color w:val="000000"/>
          <w:lang w:val="en-GB"/>
        </w:rPr>
        <w:commentReference w:id="21"/>
      </w:r>
    </w:p>
    <w:p w14:paraId="6252FE17" w14:textId="77777777" w:rsidR="00906825" w:rsidRDefault="00A405B0" w:rsidP="00A405B0">
      <w:pPr>
        <w:rPr>
          <w:rFonts w:cs="Arial"/>
        </w:rPr>
      </w:pPr>
      <w:r w:rsidRPr="00CD067D">
        <w:rPr>
          <w:rFonts w:cs="Arial"/>
        </w:rPr>
        <w:t xml:space="preserve">IHO S-164 is dependent for some of its content on the existence of comprehensive </w:t>
      </w:r>
      <w:r w:rsidR="00F731C5" w:rsidRPr="00CD067D">
        <w:rPr>
          <w:rFonts w:cs="Arial"/>
        </w:rPr>
        <w:t>TDS</w:t>
      </w:r>
      <w:r w:rsidRPr="00CD067D">
        <w:rPr>
          <w:rFonts w:cs="Arial"/>
        </w:rPr>
        <w:t xml:space="preserve"> (which it documents) and systems which have implemented correctly the requirements of IHO S-100 (and allied) standards. </w:t>
      </w:r>
    </w:p>
    <w:p w14:paraId="1272FFFB" w14:textId="77777777" w:rsidR="00906825" w:rsidRDefault="00906825" w:rsidP="00A405B0">
      <w:pPr>
        <w:rPr>
          <w:rFonts w:cs="Arial"/>
        </w:rPr>
      </w:pPr>
    </w:p>
    <w:p w14:paraId="00ABD33F" w14:textId="16204399" w:rsidR="00CE1F05" w:rsidRPr="00CD067D" w:rsidRDefault="00A405B0" w:rsidP="00A405B0">
      <w:pPr>
        <w:rPr>
          <w:rFonts w:cs="Arial"/>
        </w:rPr>
      </w:pPr>
      <w:r w:rsidRPr="00CD067D">
        <w:rPr>
          <w:rFonts w:cs="Arial"/>
        </w:rPr>
        <w:t xml:space="preserve">As </w:t>
      </w:r>
      <w:r w:rsidR="00906825">
        <w:rPr>
          <w:rFonts w:cs="Arial"/>
        </w:rPr>
        <w:t xml:space="preserve">2.0 is </w:t>
      </w:r>
      <w:r w:rsidRPr="00CD067D">
        <w:rPr>
          <w:rFonts w:cs="Arial"/>
        </w:rPr>
        <w:t xml:space="preserve">the initial </w:t>
      </w:r>
      <w:r w:rsidR="00906825">
        <w:rPr>
          <w:rFonts w:cs="Arial"/>
        </w:rPr>
        <w:t xml:space="preserve">operational </w:t>
      </w:r>
      <w:r w:rsidRPr="00CD067D">
        <w:rPr>
          <w:rFonts w:cs="Arial"/>
        </w:rPr>
        <w:t xml:space="preserve">version of S-164 </w:t>
      </w:r>
      <w:r w:rsidR="00770E14">
        <w:rPr>
          <w:rFonts w:cs="Arial"/>
        </w:rPr>
        <w:t xml:space="preserve">there are </w:t>
      </w:r>
      <w:r w:rsidRPr="00CD067D">
        <w:rPr>
          <w:rFonts w:cs="Arial"/>
        </w:rPr>
        <w:t>few</w:t>
      </w:r>
      <w:r w:rsidR="00770E14">
        <w:rPr>
          <w:rFonts w:cs="Arial"/>
        </w:rPr>
        <w:t xml:space="preserve"> fully developed</w:t>
      </w:r>
      <w:r w:rsidRPr="00CD067D">
        <w:rPr>
          <w:rFonts w:cs="Arial"/>
        </w:rPr>
        <w:t xml:space="preserve"> S-100 systems</w:t>
      </w:r>
      <w:r w:rsidR="00770E14">
        <w:rPr>
          <w:rFonts w:cs="Arial"/>
        </w:rPr>
        <w:t xml:space="preserve"> in place</w:t>
      </w:r>
      <w:r w:rsidRPr="00CD067D">
        <w:rPr>
          <w:rFonts w:cs="Arial"/>
        </w:rPr>
        <w:t xml:space="preserve">, and </w:t>
      </w:r>
      <w:r w:rsidR="00770E14">
        <w:rPr>
          <w:rFonts w:cs="Arial"/>
        </w:rPr>
        <w:t>some</w:t>
      </w:r>
      <w:r w:rsidRPr="00CD067D">
        <w:rPr>
          <w:rFonts w:cs="Arial"/>
        </w:rPr>
        <w:t xml:space="preserve"> datasets are still under development. Therefore, </w:t>
      </w:r>
      <w:r w:rsidR="00906825">
        <w:rPr>
          <w:rFonts w:cs="Arial"/>
        </w:rPr>
        <w:t>some</w:t>
      </w:r>
      <w:r w:rsidR="00906825" w:rsidRPr="00CD067D">
        <w:rPr>
          <w:rFonts w:cs="Arial"/>
        </w:rPr>
        <w:t xml:space="preserve"> </w:t>
      </w:r>
      <w:r w:rsidRPr="00CD067D">
        <w:rPr>
          <w:rFonts w:cs="Arial"/>
        </w:rPr>
        <w:t xml:space="preserve">of the tests documented </w:t>
      </w:r>
      <w:r w:rsidR="00770E14">
        <w:rPr>
          <w:rFonts w:cs="Arial"/>
        </w:rPr>
        <w:t>may</w:t>
      </w:r>
      <w:r w:rsidRPr="00CD067D">
        <w:rPr>
          <w:rFonts w:cs="Arial"/>
        </w:rPr>
        <w:t xml:space="preserve"> not contain reference screenshots</w:t>
      </w:r>
      <w:r w:rsidR="00D409B3" w:rsidRPr="00CD067D">
        <w:rPr>
          <w:rFonts w:cs="Arial"/>
        </w:rPr>
        <w:t xml:space="preserve"> </w:t>
      </w:r>
      <w:r w:rsidR="00357E05" w:rsidRPr="00CD067D">
        <w:rPr>
          <w:rFonts w:cs="Arial"/>
        </w:rPr>
        <w:t xml:space="preserve">from S-100 implementations </w:t>
      </w:r>
      <w:r w:rsidR="00D409B3" w:rsidRPr="00CD067D">
        <w:rPr>
          <w:rFonts w:cs="Arial"/>
        </w:rPr>
        <w:t>– where this is the case screenshots have been noted with “</w:t>
      </w:r>
      <w:r w:rsidR="00D409B3" w:rsidRPr="00CD067D">
        <w:rPr>
          <w:rFonts w:cs="Arial"/>
          <w:b/>
          <w:bCs/>
        </w:rPr>
        <w:t>[</w:t>
      </w:r>
      <w:r w:rsidR="00D409B3" w:rsidRPr="00CD067D">
        <w:rPr>
          <w:rFonts w:cs="Arial"/>
          <w:b/>
          <w:bCs/>
          <w:color w:val="FF0000"/>
        </w:rPr>
        <w:t>TBD</w:t>
      </w:r>
      <w:r w:rsidR="00D409B3" w:rsidRPr="00CD067D">
        <w:rPr>
          <w:rFonts w:cs="Arial"/>
          <w:b/>
          <w:bCs/>
        </w:rPr>
        <w:t>]</w:t>
      </w:r>
      <w:r w:rsidR="00D409B3" w:rsidRPr="00CD067D">
        <w:rPr>
          <w:rFonts w:cs="Arial"/>
        </w:rPr>
        <w:t>” (</w:t>
      </w:r>
      <w:r w:rsidR="00357E05" w:rsidRPr="00CD067D">
        <w:rPr>
          <w:rFonts w:cs="Arial"/>
        </w:rPr>
        <w:t>“t</w:t>
      </w:r>
      <w:r w:rsidR="00D409B3" w:rsidRPr="00CD067D">
        <w:rPr>
          <w:rFonts w:cs="Arial"/>
        </w:rPr>
        <w:t>o be determined</w:t>
      </w:r>
      <w:r w:rsidR="00357E05" w:rsidRPr="00CD067D">
        <w:rPr>
          <w:rFonts w:cs="Arial"/>
        </w:rPr>
        <w:t>”</w:t>
      </w:r>
      <w:r w:rsidR="00D409B3" w:rsidRPr="00CD067D">
        <w:rPr>
          <w:rFonts w:cs="Arial"/>
        </w:rPr>
        <w:t>)</w:t>
      </w:r>
      <w:r w:rsidRPr="00CD067D">
        <w:rPr>
          <w:rFonts w:cs="Arial"/>
        </w:rPr>
        <w:t xml:space="preserve">. </w:t>
      </w:r>
    </w:p>
    <w:p w14:paraId="09F1232D" w14:textId="77777777" w:rsidR="00CE1F05" w:rsidRPr="00CD067D" w:rsidRDefault="00CE1F05" w:rsidP="00A405B0">
      <w:pPr>
        <w:rPr>
          <w:rFonts w:cs="Arial"/>
        </w:rPr>
      </w:pPr>
    </w:p>
    <w:p w14:paraId="3F1D4D7D" w14:textId="49398BCB" w:rsidR="00A405B0" w:rsidRPr="00CD067D" w:rsidRDefault="00A405B0" w:rsidP="00A405B0">
      <w:pPr>
        <w:rPr>
          <w:rFonts w:cs="Arial"/>
        </w:rPr>
      </w:pPr>
      <w:r w:rsidRPr="00CD067D">
        <w:rPr>
          <w:rFonts w:cs="Arial"/>
        </w:rPr>
        <w:t xml:space="preserve">As version 2.0 is </w:t>
      </w:r>
      <w:r w:rsidR="00906825">
        <w:rPr>
          <w:rFonts w:cs="Arial"/>
        </w:rPr>
        <w:t>refined</w:t>
      </w:r>
      <w:r w:rsidRPr="00CD067D">
        <w:rPr>
          <w:rFonts w:cs="Arial"/>
        </w:rPr>
        <w:t xml:space="preserve">, and implementation of S-100 matures these gaps will be filled in this </w:t>
      </w:r>
      <w:r w:rsidR="000D7516" w:rsidRPr="00CD067D">
        <w:rPr>
          <w:rFonts w:cs="Arial"/>
        </w:rPr>
        <w:t>manual</w:t>
      </w:r>
      <w:r w:rsidRPr="00CD067D">
        <w:rPr>
          <w:rFonts w:cs="Arial"/>
        </w:rPr>
        <w:t xml:space="preserve">. </w:t>
      </w:r>
      <w:r w:rsidR="00906825">
        <w:rPr>
          <w:rFonts w:cs="Arial"/>
        </w:rPr>
        <w:t>Additional tests reflecting the complete functionality specified as mandatory in the operational edition of S-98 may need to be added as refinements and clarifications to this operational edition of S-164. Such refinements will be noted in the clarification number of this document.</w:t>
      </w:r>
      <w:r w:rsidR="00770E14">
        <w:rPr>
          <w:rFonts w:cs="Arial"/>
        </w:rPr>
        <w:t xml:space="preserve"> Tests may be marked with a “To do” planned enhancement where this is the case.</w:t>
      </w:r>
    </w:p>
    <w:p w14:paraId="7D6C50D0" w14:textId="77777777" w:rsidR="00906825" w:rsidRDefault="00906825" w:rsidP="00A405B0">
      <w:pPr>
        <w:rPr>
          <w:rFonts w:cs="Arial"/>
          <w:strike/>
        </w:rPr>
      </w:pPr>
    </w:p>
    <w:p w14:paraId="714EBF76" w14:textId="09109AB3" w:rsidR="00906825" w:rsidRPr="00CD067D" w:rsidRDefault="00906825" w:rsidP="00A405B0">
      <w:pPr>
        <w:rPr>
          <w:rFonts w:cs="Arial"/>
        </w:rPr>
      </w:pPr>
      <w:r>
        <w:rPr>
          <w:rFonts w:cs="Arial"/>
        </w:rPr>
        <w:t xml:space="preserve">This version of the manual is accompanied by named exchange sets available from the IHO for use in type approval testing. Additions to such exchange sets will also be added as tests are refined as required. </w:t>
      </w:r>
    </w:p>
    <w:p w14:paraId="659E1E54" w14:textId="77777777" w:rsidR="00906825" w:rsidRPr="00CD067D" w:rsidRDefault="00906825" w:rsidP="00A405B0">
      <w:pPr>
        <w:rPr>
          <w:rFonts w:cs="Arial"/>
        </w:rPr>
      </w:pPr>
    </w:p>
    <w:p w14:paraId="1F624475" w14:textId="4CCCB9C9" w:rsidR="00A405B0" w:rsidRPr="00CD067D" w:rsidRDefault="00BD08BE" w:rsidP="002550DA">
      <w:pPr>
        <w:rPr>
          <w:rFonts w:cs="Arial"/>
        </w:rPr>
      </w:pPr>
      <w:r>
        <w:rPr>
          <w:rFonts w:cs="Arial"/>
        </w:rPr>
        <w:t>R</w:t>
      </w:r>
      <w:r w:rsidR="00DC381F" w:rsidRPr="00CD067D">
        <w:rPr>
          <w:rFonts w:cs="Arial"/>
        </w:rPr>
        <w:t>eferences to both IEC61174 and IHO S-98</w:t>
      </w:r>
      <w:r>
        <w:rPr>
          <w:rFonts w:cs="Arial"/>
        </w:rPr>
        <w:t xml:space="preserve"> are definitive in this operational version of S-164</w:t>
      </w:r>
      <w:r w:rsidR="00E95A5D" w:rsidRPr="00CD067D">
        <w:rPr>
          <w:rFonts w:cs="Arial"/>
        </w:rPr>
        <w:t>.</w:t>
      </w:r>
      <w:r w:rsidR="00770E14">
        <w:rPr>
          <w:rFonts w:cs="Arial"/>
        </w:rPr>
        <w:t xml:space="preserve"> The scope of S-164 is fully constrained by the requirements set out in S-98.</w:t>
      </w:r>
      <w:r w:rsidR="00501986">
        <w:rPr>
          <w:rFonts w:cs="Arial"/>
        </w:rPr>
        <w:t xml:space="preserve"> For all test cases, S-98 contains the expected </w:t>
      </w:r>
      <w:r w:rsidR="00501986">
        <w:rPr>
          <w:rFonts w:cs="Arial"/>
        </w:rPr>
        <w:lastRenderedPageBreak/>
        <w:t>and definitive behaviour.</w:t>
      </w:r>
    </w:p>
    <w:p w14:paraId="30639F3E" w14:textId="312DD898" w:rsidR="00D409B3" w:rsidRPr="00CD067D" w:rsidRDefault="00D409B3" w:rsidP="002550DA">
      <w:pPr>
        <w:rPr>
          <w:rFonts w:cs="Arial"/>
        </w:rPr>
      </w:pPr>
    </w:p>
    <w:p w14:paraId="46DBFF25" w14:textId="77777777" w:rsidR="005E5735" w:rsidRPr="00CD067D" w:rsidRDefault="003556D7" w:rsidP="002550DA">
      <w:pPr>
        <w:rPr>
          <w:rFonts w:cs="Arial"/>
        </w:rPr>
      </w:pPr>
      <w:r w:rsidRPr="00CD067D">
        <w:rPr>
          <w:rFonts w:cs="Arial"/>
        </w:rPr>
        <w:t>As portrayal and feature catalogue contents are updated for the relevant product specifications screenshots will be updated with the latest portrayal images and, if necessary, tests for complex portrayal will be enhanced.</w:t>
      </w:r>
      <w:r w:rsidR="005E5735" w:rsidRPr="00CD067D">
        <w:rPr>
          <w:rFonts w:cs="Arial"/>
        </w:rPr>
        <w:t xml:space="preserve"> </w:t>
      </w:r>
    </w:p>
    <w:p w14:paraId="7D4C2699" w14:textId="77777777" w:rsidR="005E5735" w:rsidRPr="00CD067D" w:rsidRDefault="005E5735" w:rsidP="002550DA">
      <w:pPr>
        <w:rPr>
          <w:rFonts w:cs="Arial"/>
        </w:rPr>
      </w:pPr>
    </w:p>
    <w:p w14:paraId="46DB0B45" w14:textId="0EABE42B" w:rsidR="003556D7" w:rsidRPr="00CD067D" w:rsidRDefault="005E5735" w:rsidP="002550DA">
      <w:pPr>
        <w:rPr>
          <w:rFonts w:cs="Arial"/>
        </w:rPr>
      </w:pPr>
      <w:r w:rsidRPr="00CD067D">
        <w:rPr>
          <w:rFonts w:cs="Arial"/>
        </w:rPr>
        <w:t>With the advent of updated feature and portrayal catalogues, and the finalisation of the ECDIS performance standard for ECDIS, it is finally possible to state the complete “scope” of IHO S-164</w:t>
      </w:r>
      <w:r w:rsidR="00BD08BE">
        <w:rPr>
          <w:rFonts w:cs="Arial"/>
        </w:rPr>
        <w:t xml:space="preserve"> as that which implements the requirements laid out in S-98. Where such requirements are optional in S-98, they will be similarly noted in this operational edition of S-164</w:t>
      </w:r>
      <w:r w:rsidRPr="00CD067D">
        <w:rPr>
          <w:rFonts w:cs="Arial"/>
        </w:rPr>
        <w:t xml:space="preserve">. The complete text of many of the newly introduced tests introduced in this edition will be finalised as the </w:t>
      </w:r>
      <w:r w:rsidR="00F731C5" w:rsidRPr="00CD067D">
        <w:rPr>
          <w:rFonts w:cs="Arial"/>
        </w:rPr>
        <w:t>TDS</w:t>
      </w:r>
      <w:r w:rsidRPr="00CD067D">
        <w:rPr>
          <w:rFonts w:cs="Arial"/>
        </w:rPr>
        <w:t xml:space="preserve"> are completed, and as implementations of ECDIS make available the complex functionality contained in the S-100 standards.</w:t>
      </w:r>
    </w:p>
    <w:p w14:paraId="4DB6F6CE" w14:textId="77777777" w:rsidR="002550DA" w:rsidRPr="00CD067D" w:rsidRDefault="002550DA" w:rsidP="00A02D4B">
      <w:pPr>
        <w:pStyle w:val="Titre2"/>
      </w:pPr>
      <w:bookmarkStart w:id="22" w:name="_Toc233701663"/>
      <w:r w:rsidRPr="00CD067D">
        <w:t>Key Documents Organizations and Relationships</w:t>
      </w:r>
      <w:bookmarkEnd w:id="22"/>
    </w:p>
    <w:p w14:paraId="7F2711E0" w14:textId="6ED04E18" w:rsidR="002550DA" w:rsidRPr="00CD067D" w:rsidRDefault="002550DA" w:rsidP="002550DA">
      <w:pPr>
        <w:rPr>
          <w:rFonts w:cs="Arial"/>
        </w:rPr>
      </w:pPr>
      <w:r w:rsidRPr="00CD067D">
        <w:rPr>
          <w:rFonts w:cs="Arial"/>
        </w:rPr>
        <w:t>The development and application of the TDS involves several organizations and related specifications (see Figure 1). The TDS was produced by the IHO to allow for the complete testing of ECDIS equipment (hardware and software</w:t>
      </w:r>
      <w:r w:rsidR="009E6E1A" w:rsidRPr="00CD067D">
        <w:rPr>
          <w:rFonts w:cs="Arial"/>
        </w:rPr>
        <w:t>) in respect of</w:t>
      </w:r>
      <w:r w:rsidRPr="00CD067D">
        <w:rPr>
          <w:rFonts w:cs="Arial"/>
        </w:rPr>
        <w:t xml:space="preserve"> the ECDIS Performance Standard. The ECDIS Performance Standard is specified by the International Maritime Organization (IMO) in </w:t>
      </w:r>
      <w:r w:rsidR="009F7DAC" w:rsidRPr="00B170BF">
        <w:rPr>
          <w:rFonts w:cs="Arial"/>
        </w:rPr>
        <w:t>MSC.530(106</w:t>
      </w:r>
      <w:r w:rsidR="00F731C5" w:rsidRPr="00CD067D">
        <w:rPr>
          <w:rFonts w:cs="Arial"/>
        </w:rPr>
        <w:t>)</w:t>
      </w:r>
      <w:r w:rsidRPr="00CD067D">
        <w:rPr>
          <w:rFonts w:cs="Arial"/>
        </w:rPr>
        <w:t>, and methods for testing this standard are the responsibility of the International Electrotechnical Commission (IEC) which publishes these requirements in document IEC 61174.</w:t>
      </w:r>
    </w:p>
    <w:p w14:paraId="18E5C4CD" w14:textId="77777777" w:rsidR="002550DA" w:rsidRPr="00CD067D" w:rsidRDefault="002550DA" w:rsidP="002550DA">
      <w:pPr>
        <w:rPr>
          <w:rFonts w:cs="Arial"/>
        </w:rPr>
      </w:pPr>
    </w:p>
    <w:p w14:paraId="41BB9ADA" w14:textId="77777777" w:rsidR="002550DA" w:rsidRPr="00CD067D" w:rsidRDefault="002550DA" w:rsidP="002550DA">
      <w:pPr>
        <w:rPr>
          <w:rFonts w:cs="Arial"/>
        </w:rPr>
      </w:pPr>
      <w:r w:rsidRPr="00CD067D">
        <w:rPr>
          <w:rFonts w:cs="Arial"/>
        </w:rPr>
        <w:t>All standards are subject to revision. Therefore, users of these standards must use the most recent editions of the standards indicated below. Members of IEC and ISO maintain registers of currently valid international standards.</w:t>
      </w:r>
    </w:p>
    <w:p w14:paraId="553087BE" w14:textId="77777777" w:rsidR="002550DA" w:rsidRPr="00CD067D" w:rsidRDefault="002550DA" w:rsidP="002550DA">
      <w:pPr>
        <w:rPr>
          <w:rFonts w:cs="Arial"/>
        </w:rPr>
      </w:pPr>
    </w:p>
    <w:p w14:paraId="5A694E48" w14:textId="77777777" w:rsidR="00224117" w:rsidRPr="00CD067D" w:rsidRDefault="002550DA" w:rsidP="00224117">
      <w:pPr>
        <w:keepNext/>
        <w:jc w:val="center"/>
        <w:rPr>
          <w:rFonts w:cs="Arial"/>
        </w:rPr>
      </w:pPr>
      <w:r w:rsidRPr="00CD067D">
        <w:rPr>
          <w:rFonts w:cs="Arial"/>
          <w:noProof/>
          <w:lang w:eastAsia="en-GB"/>
        </w:rPr>
        <w:drawing>
          <wp:inline distT="0" distB="0" distL="0" distR="0" wp14:anchorId="23CD5A00" wp14:editId="18026601">
            <wp:extent cx="4584789" cy="4640091"/>
            <wp:effectExtent l="0" t="0" r="6350" b="8255"/>
            <wp:docPr id="8" name="Picture 8"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melin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86150" cy="4641468"/>
                    </a:xfrm>
                    <a:prstGeom prst="rect">
                      <a:avLst/>
                    </a:prstGeom>
                    <a:noFill/>
                  </pic:spPr>
                </pic:pic>
              </a:graphicData>
            </a:graphic>
          </wp:inline>
        </w:drawing>
      </w:r>
    </w:p>
    <w:p w14:paraId="41D4691A" w14:textId="66E6B38F" w:rsidR="002550DA" w:rsidRPr="00CD067D" w:rsidRDefault="00224117" w:rsidP="00224117">
      <w:pPr>
        <w:pStyle w:val="Lgende"/>
        <w:jc w:val="center"/>
        <w:rPr>
          <w:rFonts w:cs="Arial"/>
          <w:sz w:val="20"/>
          <w:szCs w:val="20"/>
        </w:rPr>
      </w:pPr>
      <w:r w:rsidRPr="00CD067D">
        <w:rPr>
          <w:rFonts w:cs="Arial"/>
          <w:sz w:val="20"/>
          <w:szCs w:val="20"/>
        </w:rPr>
        <w:t xml:space="preserve">Figure </w:t>
      </w:r>
      <w:r w:rsidRPr="00CD067D">
        <w:rPr>
          <w:rFonts w:cs="Arial"/>
          <w:sz w:val="20"/>
          <w:szCs w:val="20"/>
        </w:rPr>
        <w:fldChar w:fldCharType="begin"/>
      </w:r>
      <w:r w:rsidRPr="00CD067D">
        <w:rPr>
          <w:rFonts w:cs="Arial"/>
          <w:sz w:val="20"/>
          <w:szCs w:val="20"/>
        </w:rPr>
        <w:instrText xml:space="preserve"> SEQ Figure \* ARABIC </w:instrText>
      </w:r>
      <w:r w:rsidRPr="00CD067D">
        <w:rPr>
          <w:rFonts w:cs="Arial"/>
          <w:sz w:val="20"/>
          <w:szCs w:val="20"/>
        </w:rPr>
        <w:fldChar w:fldCharType="separate"/>
      </w:r>
      <w:r w:rsidR="001B1A3D" w:rsidRPr="00CD067D">
        <w:rPr>
          <w:rFonts w:cs="Arial"/>
          <w:noProof/>
          <w:sz w:val="20"/>
          <w:szCs w:val="20"/>
        </w:rPr>
        <w:t>1</w:t>
      </w:r>
      <w:r w:rsidRPr="00CD067D">
        <w:rPr>
          <w:rFonts w:cs="Arial"/>
          <w:sz w:val="20"/>
          <w:szCs w:val="20"/>
        </w:rPr>
        <w:fldChar w:fldCharType="end"/>
      </w:r>
      <w:r w:rsidRPr="00CD067D">
        <w:rPr>
          <w:rFonts w:cs="Arial"/>
          <w:sz w:val="20"/>
          <w:szCs w:val="20"/>
        </w:rPr>
        <w:t xml:space="preserve"> - The TDS and its relationship to other standards.</w:t>
      </w:r>
    </w:p>
    <w:p w14:paraId="450373FE" w14:textId="77777777" w:rsidR="002550DA" w:rsidRPr="00CD067D" w:rsidRDefault="002550DA" w:rsidP="002550DA">
      <w:pPr>
        <w:rPr>
          <w:rFonts w:cs="Arial"/>
        </w:rPr>
      </w:pPr>
    </w:p>
    <w:p w14:paraId="3085B755" w14:textId="42ABD5E0" w:rsidR="002550DA" w:rsidRPr="00CD067D" w:rsidRDefault="002550DA" w:rsidP="002550DA">
      <w:pPr>
        <w:rPr>
          <w:rFonts w:cs="Arial"/>
        </w:rPr>
      </w:pPr>
      <w:r w:rsidRPr="00CD067D">
        <w:rPr>
          <w:rFonts w:cs="Arial"/>
        </w:rPr>
        <w:lastRenderedPageBreak/>
        <w:t xml:space="preserve">The S-164 </w:t>
      </w:r>
      <w:r w:rsidR="00F731C5" w:rsidRPr="00CD067D">
        <w:rPr>
          <w:rFonts w:cs="Arial"/>
        </w:rPr>
        <w:t>TDS</w:t>
      </w:r>
      <w:r w:rsidRPr="00CD067D">
        <w:rPr>
          <w:rFonts w:cs="Arial"/>
        </w:rPr>
        <w:t xml:space="preserve"> contain both encrypted and unencrypted data. The inclusion of an encrypted dataset, conforming to S-100 Part 15, is so that ECDIS data loading and management operations can be tested under IEC 61174. There are also unencrypted datasets which test visualisation and operational aspects of the ECDIS</w:t>
      </w:r>
      <w:r w:rsidR="0073093B" w:rsidRPr="00CD067D">
        <w:rPr>
          <w:rFonts w:cs="Arial"/>
        </w:rPr>
        <w:t xml:space="preserve"> in respect of its compatibility with S-100 data in various forms</w:t>
      </w:r>
      <w:r w:rsidRPr="00CD067D">
        <w:rPr>
          <w:rFonts w:cs="Arial"/>
        </w:rPr>
        <w:t xml:space="preserve">. S-164 also </w:t>
      </w:r>
      <w:r w:rsidR="007B5A46" w:rsidRPr="00CD067D">
        <w:rPr>
          <w:rFonts w:cs="Arial"/>
        </w:rPr>
        <w:t xml:space="preserve">now </w:t>
      </w:r>
      <w:r w:rsidRPr="00CD067D">
        <w:rPr>
          <w:rFonts w:cs="Arial"/>
        </w:rPr>
        <w:t>contains datasets which test the dual fuel mode of ECDIS, mixing S-57 and S-101 electronic navigational charts.</w:t>
      </w:r>
    </w:p>
    <w:p w14:paraId="296350D2" w14:textId="674BDF20" w:rsidR="00A96F2D" w:rsidRPr="00CD067D" w:rsidRDefault="00A96F2D">
      <w:pPr>
        <w:widowControl/>
        <w:spacing w:line="240" w:lineRule="auto"/>
        <w:jc w:val="left"/>
        <w:rPr>
          <w:rFonts w:cs="Arial"/>
          <w:b/>
        </w:rPr>
      </w:pPr>
    </w:p>
    <w:p w14:paraId="14D70C7A" w14:textId="6A6114AE" w:rsidR="002550DA" w:rsidRPr="00CD067D" w:rsidRDefault="002550DA" w:rsidP="00A02D4B">
      <w:pPr>
        <w:pStyle w:val="Titre2"/>
      </w:pPr>
      <w:bookmarkStart w:id="23" w:name="_Toc233701664"/>
      <w:r w:rsidRPr="00CD067D">
        <w:t>Structure of the Instruction Manual</w:t>
      </w:r>
      <w:bookmarkEnd w:id="23"/>
    </w:p>
    <w:p w14:paraId="19065A92" w14:textId="16EEE423" w:rsidR="002550DA" w:rsidRPr="00CD067D" w:rsidRDefault="002550DA" w:rsidP="002550DA">
      <w:pPr>
        <w:rPr>
          <w:rFonts w:cs="Arial"/>
        </w:rPr>
      </w:pPr>
      <w:r w:rsidRPr="00CD067D">
        <w:rPr>
          <w:rFonts w:cs="Arial"/>
        </w:rPr>
        <w:t xml:space="preserve">This document consists of an introduction followed by tests </w:t>
      </w:r>
      <w:r w:rsidR="0073093B" w:rsidRPr="00CD067D">
        <w:rPr>
          <w:rFonts w:cs="Arial"/>
        </w:rPr>
        <w:t>grouped into</w:t>
      </w:r>
      <w:r w:rsidRPr="00CD067D">
        <w:rPr>
          <w:rFonts w:cs="Arial"/>
        </w:rPr>
        <w:t xml:space="preserve"> major sections in a </w:t>
      </w:r>
      <w:r w:rsidR="00E95A5D" w:rsidRPr="00CD067D">
        <w:rPr>
          <w:rFonts w:cs="Arial"/>
        </w:rPr>
        <w:t>task-based</w:t>
      </w:r>
      <w:r w:rsidRPr="00CD067D">
        <w:rPr>
          <w:rFonts w:cs="Arial"/>
        </w:rPr>
        <w:t xml:space="preserve"> layout. All tests are listed in a common format which is shown in the </w:t>
      </w:r>
      <w:r w:rsidR="005E5735" w:rsidRPr="00CD067D">
        <w:rPr>
          <w:rFonts w:cs="Arial"/>
        </w:rPr>
        <w:t>test template</w:t>
      </w:r>
      <w:r w:rsidRPr="00CD067D">
        <w:rPr>
          <w:rFonts w:cs="Arial"/>
        </w:rPr>
        <w:t xml:space="preserve"> below:</w:t>
      </w:r>
    </w:p>
    <w:p w14:paraId="54454A3A" w14:textId="013D6652" w:rsidR="006F49CF" w:rsidRPr="00CD067D" w:rsidRDefault="006F49CF" w:rsidP="006F49CF">
      <w:pPr>
        <w:rPr>
          <w:rFonts w:cs="Arial"/>
        </w:rPr>
      </w:pPr>
      <w:bookmarkStart w:id="24" w:name="_Hlk127197543"/>
    </w:p>
    <w:tbl>
      <w:tblPr>
        <w:tblStyle w:val="Grilledutableau"/>
        <w:tblW w:w="9074" w:type="dxa"/>
        <w:jc w:val="center"/>
        <w:tblLayout w:type="fixed"/>
        <w:tblLook w:val="04A0" w:firstRow="1" w:lastRow="0" w:firstColumn="1" w:lastColumn="0" w:noHBand="0" w:noVBand="1"/>
      </w:tblPr>
      <w:tblGrid>
        <w:gridCol w:w="2083"/>
        <w:gridCol w:w="167"/>
        <w:gridCol w:w="1371"/>
        <w:gridCol w:w="279"/>
        <w:gridCol w:w="692"/>
        <w:gridCol w:w="270"/>
        <w:gridCol w:w="1282"/>
        <w:gridCol w:w="552"/>
        <w:gridCol w:w="1539"/>
        <w:gridCol w:w="839"/>
      </w:tblGrid>
      <w:tr w:rsidR="006F49CF" w:rsidRPr="00B170BF" w14:paraId="689A22FD" w14:textId="77777777" w:rsidTr="00FF4BE3">
        <w:trPr>
          <w:cantSplit/>
          <w:trHeight w:val="415"/>
          <w:jc w:val="center"/>
        </w:trPr>
        <w:tc>
          <w:tcPr>
            <w:tcW w:w="2250"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0F19AE71" w14:textId="77777777" w:rsidR="006F49CF" w:rsidRPr="00B170BF" w:rsidRDefault="006F49CF" w:rsidP="00FF4BE3">
            <w:pPr>
              <w:jc w:val="center"/>
              <w:rPr>
                <w:rFonts w:cs="Arial"/>
                <w:b/>
                <w:bCs/>
              </w:rPr>
            </w:pPr>
            <w:r w:rsidRPr="00B170BF">
              <w:rPr>
                <w:rFonts w:cs="Arial"/>
                <w:b/>
                <w:bCs/>
              </w:rPr>
              <w:t>Test Reference</w:t>
            </w:r>
          </w:p>
        </w:tc>
        <w:tc>
          <w:tcPr>
            <w:tcW w:w="2612" w:type="dxa"/>
            <w:gridSpan w:val="4"/>
            <w:tcBorders>
              <w:top w:val="single" w:sz="12" w:space="0" w:color="auto"/>
              <w:left w:val="single" w:sz="12" w:space="0" w:color="auto"/>
              <w:bottom w:val="single" w:sz="12" w:space="0" w:color="auto"/>
              <w:right w:val="single" w:sz="12" w:space="0" w:color="auto"/>
            </w:tcBorders>
            <w:vAlign w:val="center"/>
          </w:tcPr>
          <w:p w14:paraId="6745DDCF" w14:textId="77777777" w:rsidR="006F49CF" w:rsidRPr="00B170BF" w:rsidRDefault="006F49CF" w:rsidP="00FF4BE3">
            <w:pPr>
              <w:jc w:val="center"/>
              <w:rPr>
                <w:rFonts w:cs="Arial"/>
                <w:lang w:val="fr-FR"/>
              </w:rPr>
            </w:pPr>
            <w:r w:rsidRPr="00B170BF">
              <w:rPr>
                <w:rStyle w:val="fontstyle01"/>
              </w:rPr>
              <w:t>S-164 Test Name</w:t>
            </w:r>
          </w:p>
        </w:tc>
        <w:tc>
          <w:tcPr>
            <w:tcW w:w="1834"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7E5B2B98" w14:textId="77777777" w:rsidR="006F49CF" w:rsidRPr="00B170BF" w:rsidRDefault="006F49CF" w:rsidP="00FF4BE3">
            <w:pPr>
              <w:jc w:val="center"/>
              <w:rPr>
                <w:rFonts w:cs="Arial"/>
                <w:b/>
                <w:bCs/>
              </w:rPr>
            </w:pPr>
            <w:r w:rsidRPr="00B170BF">
              <w:rPr>
                <w:rFonts w:cs="Arial"/>
                <w:b/>
                <w:bCs/>
              </w:rPr>
              <w:t>IHO Reference</w:t>
            </w:r>
          </w:p>
          <w:p w14:paraId="0AA46334" w14:textId="77777777" w:rsidR="006F49CF" w:rsidRPr="00B170BF" w:rsidRDefault="006F49CF" w:rsidP="00FF4BE3">
            <w:pPr>
              <w:jc w:val="center"/>
              <w:rPr>
                <w:rFonts w:cs="Arial"/>
                <w:b/>
                <w:bCs/>
              </w:rPr>
            </w:pPr>
            <w:r w:rsidRPr="00B170BF">
              <w:rPr>
                <w:rFonts w:cs="Arial"/>
                <w:b/>
                <w:bCs/>
              </w:rPr>
              <w:t>IEC Reference</w:t>
            </w:r>
          </w:p>
        </w:tc>
        <w:tc>
          <w:tcPr>
            <w:tcW w:w="2378" w:type="dxa"/>
            <w:gridSpan w:val="2"/>
            <w:tcBorders>
              <w:top w:val="single" w:sz="12" w:space="0" w:color="auto"/>
              <w:left w:val="single" w:sz="4" w:space="0" w:color="auto"/>
              <w:bottom w:val="single" w:sz="12" w:space="0" w:color="auto"/>
              <w:right w:val="single" w:sz="12" w:space="0" w:color="auto"/>
            </w:tcBorders>
            <w:vAlign w:val="center"/>
          </w:tcPr>
          <w:p w14:paraId="5F7E7477" w14:textId="77777777" w:rsidR="006F49CF" w:rsidRPr="00B170BF" w:rsidRDefault="006F49CF" w:rsidP="00FF4BE3">
            <w:pPr>
              <w:jc w:val="center"/>
              <w:rPr>
                <w:rStyle w:val="fontstyle01"/>
                <w:rFonts w:eastAsiaTheme="minorHAnsi"/>
                <w:lang w:val="fr-FR"/>
              </w:rPr>
            </w:pPr>
            <w:r w:rsidRPr="00B170BF">
              <w:rPr>
                <w:rStyle w:val="fontstyle01"/>
              </w:rPr>
              <w:t>IHO Standard reference</w:t>
            </w:r>
          </w:p>
          <w:p w14:paraId="1146EA60" w14:textId="77777777" w:rsidR="006F49CF" w:rsidRPr="00B170BF" w:rsidRDefault="006F49CF" w:rsidP="00FF4BE3">
            <w:pPr>
              <w:jc w:val="center"/>
              <w:rPr>
                <w:rFonts w:cs="Arial"/>
              </w:rPr>
            </w:pPr>
            <w:r w:rsidRPr="00B170BF">
              <w:rPr>
                <w:rStyle w:val="fontstyle01"/>
              </w:rPr>
              <w:t>IEC Standard reference</w:t>
            </w:r>
          </w:p>
        </w:tc>
      </w:tr>
      <w:tr w:rsidR="006F49CF" w:rsidRPr="00B170BF" w14:paraId="5300DA03" w14:textId="77777777" w:rsidTr="00FF4BE3">
        <w:trPr>
          <w:cantSplit/>
          <w:trHeight w:val="237"/>
          <w:jc w:val="center"/>
        </w:trPr>
        <w:tc>
          <w:tcPr>
            <w:tcW w:w="9074"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C3D3400" w14:textId="77777777" w:rsidR="006F49CF" w:rsidRPr="00B170BF" w:rsidRDefault="006F49CF" w:rsidP="00FF4BE3">
            <w:pPr>
              <w:jc w:val="center"/>
              <w:rPr>
                <w:rFonts w:cs="Arial"/>
                <w:b/>
                <w:bCs/>
              </w:rPr>
            </w:pPr>
            <w:r w:rsidRPr="00B170BF">
              <w:rPr>
                <w:rFonts w:cs="Arial"/>
                <w:b/>
                <w:bCs/>
              </w:rPr>
              <w:t>Test Description</w:t>
            </w:r>
          </w:p>
        </w:tc>
      </w:tr>
      <w:tr w:rsidR="006F49CF" w:rsidRPr="00B170BF" w14:paraId="5B68BC71" w14:textId="77777777" w:rsidTr="00FF4BE3">
        <w:trPr>
          <w:cantSplit/>
          <w:trHeight w:val="224"/>
          <w:jc w:val="center"/>
        </w:trPr>
        <w:tc>
          <w:tcPr>
            <w:tcW w:w="9074" w:type="dxa"/>
            <w:gridSpan w:val="10"/>
            <w:tcBorders>
              <w:top w:val="single" w:sz="4" w:space="0" w:color="auto"/>
              <w:left w:val="single" w:sz="12" w:space="0" w:color="auto"/>
              <w:bottom w:val="single" w:sz="12" w:space="0" w:color="auto"/>
              <w:right w:val="single" w:sz="12" w:space="0" w:color="auto"/>
            </w:tcBorders>
            <w:vAlign w:val="center"/>
          </w:tcPr>
          <w:p w14:paraId="62B88239" w14:textId="77777777" w:rsidR="006F49CF" w:rsidRPr="00B170BF" w:rsidRDefault="006F49CF" w:rsidP="00FF4BE3">
            <w:pPr>
              <w:rPr>
                <w:rFonts w:cs="Arial"/>
              </w:rPr>
            </w:pPr>
            <w:r w:rsidRPr="00B170BF">
              <w:rPr>
                <w:rStyle w:val="fontstyle01"/>
              </w:rPr>
              <w:t>A short description of what the test covers.</w:t>
            </w:r>
          </w:p>
        </w:tc>
      </w:tr>
      <w:tr w:rsidR="00C74D45" w:rsidRPr="00B170BF" w14:paraId="346505BB" w14:textId="77777777" w:rsidTr="00FF4BE3">
        <w:trPr>
          <w:cantSplit/>
          <w:trHeight w:val="237"/>
          <w:jc w:val="center"/>
        </w:trPr>
        <w:tc>
          <w:tcPr>
            <w:tcW w:w="9074"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E934FB1" w14:textId="77777777" w:rsidR="00C74D45" w:rsidRPr="00B170BF" w:rsidRDefault="00C74D45" w:rsidP="00FF4BE3">
            <w:pPr>
              <w:jc w:val="center"/>
              <w:rPr>
                <w:rFonts w:cs="Arial"/>
                <w:b/>
                <w:bCs/>
              </w:rPr>
            </w:pPr>
            <w:r w:rsidRPr="00B170BF">
              <w:rPr>
                <w:rFonts w:cs="Arial"/>
                <w:b/>
                <w:bCs/>
              </w:rPr>
              <w:t>Setup</w:t>
            </w:r>
          </w:p>
        </w:tc>
      </w:tr>
      <w:tr w:rsidR="00C74D45" w:rsidRPr="00B170BF" w14:paraId="388E1A4A" w14:textId="77777777" w:rsidTr="00BF2E3E">
        <w:trPr>
          <w:cantSplit/>
          <w:trHeight w:val="224"/>
          <w:jc w:val="center"/>
        </w:trPr>
        <w:tc>
          <w:tcPr>
            <w:tcW w:w="9074" w:type="dxa"/>
            <w:gridSpan w:val="10"/>
            <w:tcBorders>
              <w:top w:val="single" w:sz="4" w:space="0" w:color="auto"/>
              <w:left w:val="single" w:sz="12" w:space="0" w:color="auto"/>
              <w:bottom w:val="single" w:sz="12" w:space="0" w:color="auto"/>
              <w:right w:val="single" w:sz="12" w:space="0" w:color="auto"/>
            </w:tcBorders>
          </w:tcPr>
          <w:p w14:paraId="54A77DB3" w14:textId="567FB9E5" w:rsidR="00C74D45" w:rsidRPr="00B170BF" w:rsidRDefault="00C74D45" w:rsidP="00C74D45">
            <w:pPr>
              <w:rPr>
                <w:rStyle w:val="fontstyle01"/>
              </w:rPr>
            </w:pPr>
            <w:r w:rsidRPr="00F269C0">
              <w:rPr>
                <w:rStyle w:val="fontstyle01"/>
              </w:rPr>
              <w:t xml:space="preserve">The configuration required </w:t>
            </w:r>
            <w:r>
              <w:rPr>
                <w:rStyle w:val="fontstyle01"/>
              </w:rPr>
              <w:t>before performing</w:t>
            </w:r>
            <w:r w:rsidRPr="00F269C0">
              <w:rPr>
                <w:rStyle w:val="fontstyle01"/>
              </w:rPr>
              <w:t xml:space="preserve"> the test</w:t>
            </w:r>
            <w:r>
              <w:rPr>
                <w:rStyle w:val="fontstyle01"/>
              </w:rPr>
              <w:t>. Generally, starts with reference to another test: “</w:t>
            </w:r>
            <w:r w:rsidRPr="00124D96">
              <w:rPr>
                <w:rStyle w:val="fontstyle01"/>
                <w:i/>
                <w:iCs/>
              </w:rPr>
              <w:t xml:space="preserve">As per </w:t>
            </w:r>
            <w:r w:rsidR="000E5B2C">
              <w:rPr>
                <w:rStyle w:val="fontstyle01"/>
                <w:i/>
                <w:iCs/>
              </w:rPr>
              <w:t xml:space="preserve">end (or possibly “start”) of </w:t>
            </w:r>
            <w:r w:rsidRPr="00124D96">
              <w:rPr>
                <w:rStyle w:val="fontstyle01"/>
                <w:i/>
                <w:iCs/>
              </w:rPr>
              <w:t xml:space="preserve">test </w:t>
            </w:r>
            <w:proofErr w:type="spellStart"/>
            <w:r w:rsidR="000E5B2C">
              <w:rPr>
                <w:rStyle w:val="fontstyle01"/>
                <w:i/>
                <w:iCs/>
              </w:rPr>
              <w:t>xxxxxx</w:t>
            </w:r>
            <w:proofErr w:type="spellEnd"/>
            <w:r w:rsidR="000E5B2C">
              <w:rPr>
                <w:rStyle w:val="fontstyle01"/>
                <w:i/>
                <w:iCs/>
              </w:rPr>
              <w:t xml:space="preserve"> (test name)</w:t>
            </w:r>
            <w:r>
              <w:rPr>
                <w:rStyle w:val="fontstyle01"/>
              </w:rPr>
              <w:t>” and mentions</w:t>
            </w:r>
            <w:r w:rsidRPr="00F269C0">
              <w:rPr>
                <w:rStyle w:val="fontstyle01"/>
              </w:rPr>
              <w:t xml:space="preserve"> </w:t>
            </w:r>
            <w:r>
              <w:rPr>
                <w:rStyle w:val="fontstyle01"/>
              </w:rPr>
              <w:t>exchange sets</w:t>
            </w:r>
            <w:r w:rsidRPr="00F269C0">
              <w:rPr>
                <w:rStyle w:val="fontstyle01"/>
              </w:rPr>
              <w:t xml:space="preserve"> to be loaded, </w:t>
            </w:r>
            <w:r>
              <w:rPr>
                <w:rStyle w:val="fontstyle01"/>
              </w:rPr>
              <w:t xml:space="preserve">specific </w:t>
            </w:r>
            <w:r w:rsidRPr="00F269C0">
              <w:rPr>
                <w:rStyle w:val="fontstyle01"/>
              </w:rPr>
              <w:t>settings to be applied and any other information required.</w:t>
            </w:r>
          </w:p>
        </w:tc>
      </w:tr>
      <w:tr w:rsidR="00C74D45" w:rsidRPr="00B170BF" w14:paraId="64B7BF39" w14:textId="77777777" w:rsidTr="00FF4BE3">
        <w:trPr>
          <w:cantSplit/>
          <w:trHeight w:val="462"/>
          <w:jc w:val="center"/>
        </w:trPr>
        <w:tc>
          <w:tcPr>
            <w:tcW w:w="4592"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5C121EEE" w14:textId="77777777" w:rsidR="00C74D45" w:rsidRPr="00B170BF" w:rsidRDefault="00C74D45" w:rsidP="00C74D45">
            <w:pPr>
              <w:jc w:val="center"/>
              <w:rPr>
                <w:rFonts w:cs="Arial"/>
                <w:b/>
                <w:bCs/>
              </w:rPr>
            </w:pPr>
            <w:r w:rsidRPr="00B170BF">
              <w:rPr>
                <w:rFonts w:cs="Arial"/>
                <w:b/>
                <w:bCs/>
              </w:rPr>
              <w:t>Display Mode</w:t>
            </w:r>
          </w:p>
        </w:tc>
        <w:tc>
          <w:tcPr>
            <w:tcW w:w="4482"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3E396F2C" w14:textId="77777777" w:rsidR="00C74D45" w:rsidRPr="00B170BF" w:rsidRDefault="00C74D45" w:rsidP="00C74D45">
            <w:pPr>
              <w:jc w:val="center"/>
              <w:rPr>
                <w:rFonts w:cs="Arial"/>
                <w:b/>
                <w:bCs/>
              </w:rPr>
            </w:pPr>
            <w:r w:rsidRPr="00B170BF">
              <w:rPr>
                <w:rFonts w:cs="Arial"/>
                <w:b/>
                <w:bCs/>
              </w:rPr>
              <w:t xml:space="preserve">Independent Mariner’s Selections </w:t>
            </w:r>
          </w:p>
          <w:p w14:paraId="3C6AB53D" w14:textId="77777777" w:rsidR="00C74D45" w:rsidRPr="00B170BF" w:rsidRDefault="00C74D45" w:rsidP="00C74D45">
            <w:pPr>
              <w:jc w:val="center"/>
              <w:rPr>
                <w:rFonts w:cs="Arial"/>
                <w:b/>
                <w:bCs/>
              </w:rPr>
            </w:pPr>
            <w:r w:rsidRPr="00B170BF">
              <w:rPr>
                <w:rFonts w:cs="Arial"/>
                <w:b/>
                <w:bCs/>
              </w:rPr>
              <w:t>(Default = On)</w:t>
            </w:r>
          </w:p>
        </w:tc>
      </w:tr>
      <w:tr w:rsidR="00C74D45" w:rsidRPr="00B170BF" w14:paraId="3C12C3CE" w14:textId="77777777" w:rsidTr="00FF4BE3">
        <w:trPr>
          <w:cantSplit/>
          <w:trHeight w:val="224"/>
          <w:jc w:val="center"/>
        </w:trPr>
        <w:tc>
          <w:tcPr>
            <w:tcW w:w="4592" w:type="dxa"/>
            <w:gridSpan w:val="5"/>
            <w:tcBorders>
              <w:top w:val="single" w:sz="4" w:space="0" w:color="auto"/>
              <w:left w:val="single" w:sz="12" w:space="0" w:color="auto"/>
              <w:bottom w:val="single" w:sz="12" w:space="0" w:color="auto"/>
              <w:right w:val="single" w:sz="12" w:space="0" w:color="auto"/>
            </w:tcBorders>
          </w:tcPr>
          <w:p w14:paraId="782FD448" w14:textId="77777777" w:rsidR="00C74D45" w:rsidRPr="00B170BF" w:rsidRDefault="00C74D45" w:rsidP="00C74D45">
            <w:pPr>
              <w:rPr>
                <w:rFonts w:cs="Arial"/>
              </w:rPr>
            </w:pPr>
            <w:proofErr w:type="spellStart"/>
            <w:r w:rsidRPr="00B170BF">
              <w:rPr>
                <w:rFonts w:cs="Arial"/>
                <w:b/>
                <w:bCs/>
              </w:rPr>
              <w:t>Displaybase</w:t>
            </w:r>
            <w:proofErr w:type="spellEnd"/>
            <w:r w:rsidRPr="00B170BF">
              <w:rPr>
                <w:rFonts w:cs="Arial"/>
              </w:rPr>
              <w:t xml:space="preserve">, </w:t>
            </w:r>
            <w:r w:rsidRPr="00B170BF">
              <w:rPr>
                <w:rFonts w:cs="Arial"/>
                <w:b/>
                <w:bCs/>
              </w:rPr>
              <w:t>Standard</w:t>
            </w:r>
            <w:r w:rsidRPr="00B170BF">
              <w:rPr>
                <w:rFonts w:cs="Arial"/>
              </w:rPr>
              <w:t xml:space="preserve"> or </w:t>
            </w:r>
            <w:r w:rsidRPr="00B170BF">
              <w:rPr>
                <w:rFonts w:cs="Arial"/>
                <w:b/>
                <w:bCs/>
              </w:rPr>
              <w:t>Other</w:t>
            </w:r>
          </w:p>
        </w:tc>
        <w:tc>
          <w:tcPr>
            <w:tcW w:w="3643" w:type="dxa"/>
            <w:gridSpan w:val="4"/>
            <w:tcBorders>
              <w:left w:val="single" w:sz="12" w:space="0" w:color="auto"/>
              <w:bottom w:val="single" w:sz="4" w:space="0" w:color="auto"/>
              <w:right w:val="single" w:sz="4" w:space="0" w:color="auto"/>
            </w:tcBorders>
          </w:tcPr>
          <w:p w14:paraId="5DEFC18B" w14:textId="77777777" w:rsidR="00C74D45" w:rsidRPr="00B170BF" w:rsidRDefault="00C74D45" w:rsidP="00C74D45">
            <w:pPr>
              <w:rPr>
                <w:rFonts w:cs="Arial"/>
              </w:rPr>
            </w:pPr>
            <w:r w:rsidRPr="00B170BF">
              <w:rPr>
                <w:rFonts w:cs="Arial"/>
              </w:rPr>
              <w:t>Accuracy</w:t>
            </w:r>
          </w:p>
        </w:tc>
        <w:tc>
          <w:tcPr>
            <w:tcW w:w="839" w:type="dxa"/>
            <w:tcBorders>
              <w:left w:val="single" w:sz="4" w:space="0" w:color="auto"/>
              <w:right w:val="single" w:sz="12" w:space="0" w:color="auto"/>
            </w:tcBorders>
            <w:vAlign w:val="center"/>
          </w:tcPr>
          <w:p w14:paraId="51E0E735" w14:textId="77777777" w:rsidR="00C74D45" w:rsidRPr="00B170BF" w:rsidRDefault="00C74D45" w:rsidP="00C74D45">
            <w:pPr>
              <w:jc w:val="center"/>
              <w:rPr>
                <w:rFonts w:cs="Arial"/>
              </w:rPr>
            </w:pPr>
          </w:p>
        </w:tc>
      </w:tr>
      <w:tr w:rsidR="00C74D45" w:rsidRPr="00B170BF" w14:paraId="7ED894E4" w14:textId="77777777" w:rsidTr="00FF4BE3">
        <w:trPr>
          <w:cantSplit/>
          <w:trHeight w:val="237"/>
          <w:jc w:val="center"/>
        </w:trPr>
        <w:tc>
          <w:tcPr>
            <w:tcW w:w="4592"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36EE90BA" w14:textId="77777777" w:rsidR="00C74D45" w:rsidRPr="00B170BF" w:rsidRDefault="00C74D45" w:rsidP="00C74D45">
            <w:pPr>
              <w:jc w:val="center"/>
              <w:rPr>
                <w:rFonts w:cs="Arial"/>
                <w:b/>
                <w:bCs/>
              </w:rPr>
            </w:pPr>
            <w:r w:rsidRPr="00B170BF">
              <w:rPr>
                <w:rFonts w:cs="Arial"/>
                <w:b/>
                <w:bCs/>
              </w:rPr>
              <w:t>Context Parameters (Default = On)</w:t>
            </w:r>
          </w:p>
        </w:tc>
        <w:tc>
          <w:tcPr>
            <w:tcW w:w="3643" w:type="dxa"/>
            <w:gridSpan w:val="4"/>
            <w:tcBorders>
              <w:left w:val="single" w:sz="12" w:space="0" w:color="auto"/>
              <w:right w:val="single" w:sz="4" w:space="0" w:color="auto"/>
            </w:tcBorders>
          </w:tcPr>
          <w:p w14:paraId="7932EFB5" w14:textId="77777777" w:rsidR="00C74D45" w:rsidRPr="00B170BF" w:rsidRDefault="00C74D45" w:rsidP="00C74D45">
            <w:pPr>
              <w:rPr>
                <w:rFonts w:cs="Arial"/>
              </w:rPr>
            </w:pPr>
            <w:r w:rsidRPr="00B170BF">
              <w:rPr>
                <w:rFonts w:cs="Arial"/>
              </w:rPr>
              <w:t>Contour label</w:t>
            </w:r>
          </w:p>
        </w:tc>
        <w:tc>
          <w:tcPr>
            <w:tcW w:w="839" w:type="dxa"/>
            <w:tcBorders>
              <w:left w:val="single" w:sz="4" w:space="0" w:color="auto"/>
              <w:right w:val="single" w:sz="12" w:space="0" w:color="auto"/>
            </w:tcBorders>
            <w:vAlign w:val="center"/>
          </w:tcPr>
          <w:p w14:paraId="3222DF2D" w14:textId="77777777" w:rsidR="00C74D45" w:rsidRPr="00B170BF" w:rsidRDefault="00C74D45" w:rsidP="00C74D45">
            <w:pPr>
              <w:jc w:val="center"/>
              <w:rPr>
                <w:rFonts w:cs="Arial"/>
              </w:rPr>
            </w:pPr>
          </w:p>
        </w:tc>
      </w:tr>
      <w:tr w:rsidR="00C74D45" w:rsidRPr="00B170BF" w14:paraId="4D858CB5"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55D4DCF9" w14:textId="77777777" w:rsidR="00C74D45" w:rsidRPr="00B170BF" w:rsidRDefault="00C74D45" w:rsidP="00C74D45">
            <w:pPr>
              <w:rPr>
                <w:rFonts w:cs="Arial"/>
              </w:rPr>
            </w:pPr>
            <w:r w:rsidRPr="00B170BF">
              <w:rPr>
                <w:rFonts w:cs="Arial"/>
              </w:rPr>
              <w:t>Safety contour</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622E16E5" w14:textId="77777777" w:rsidR="00C74D45" w:rsidRPr="00B170BF" w:rsidRDefault="00C74D45" w:rsidP="00C74D45">
            <w:pPr>
              <w:rPr>
                <w:rFonts w:cs="Arial"/>
                <w:b/>
                <w:bCs/>
              </w:rPr>
            </w:pPr>
          </w:p>
        </w:tc>
        <w:tc>
          <w:tcPr>
            <w:tcW w:w="3643" w:type="dxa"/>
            <w:gridSpan w:val="4"/>
            <w:tcBorders>
              <w:left w:val="single" w:sz="12" w:space="0" w:color="auto"/>
            </w:tcBorders>
          </w:tcPr>
          <w:p w14:paraId="1D313240" w14:textId="77777777" w:rsidR="00C74D45" w:rsidRPr="00B170BF" w:rsidRDefault="00C74D45" w:rsidP="00C74D45">
            <w:pPr>
              <w:rPr>
                <w:rFonts w:cs="Arial"/>
              </w:rPr>
            </w:pPr>
            <w:r w:rsidRPr="00B170BF">
              <w:rPr>
                <w:rFonts w:cs="Arial"/>
              </w:rPr>
              <w:t>Highlight date dependent</w:t>
            </w:r>
          </w:p>
        </w:tc>
        <w:tc>
          <w:tcPr>
            <w:tcW w:w="839" w:type="dxa"/>
            <w:tcBorders>
              <w:right w:val="single" w:sz="12" w:space="0" w:color="auto"/>
            </w:tcBorders>
          </w:tcPr>
          <w:p w14:paraId="036179AD" w14:textId="77777777" w:rsidR="00C74D45" w:rsidRPr="00B170BF" w:rsidRDefault="00C74D45" w:rsidP="00C74D45">
            <w:pPr>
              <w:jc w:val="center"/>
              <w:rPr>
                <w:rFonts w:cs="Arial"/>
              </w:rPr>
            </w:pPr>
          </w:p>
        </w:tc>
      </w:tr>
      <w:tr w:rsidR="00C74D45" w:rsidRPr="00B170BF" w14:paraId="472A189B"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1773D1B3" w14:textId="77777777" w:rsidR="00C74D45" w:rsidRPr="00B170BF" w:rsidRDefault="00C74D45" w:rsidP="00C74D45">
            <w:pPr>
              <w:rPr>
                <w:rFonts w:cs="Arial"/>
              </w:rPr>
            </w:pPr>
            <w:r w:rsidRPr="00B170BF">
              <w:rPr>
                <w:rFonts w:cs="Arial"/>
              </w:rPr>
              <w:t>Safety depth</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5140809D" w14:textId="77777777" w:rsidR="00C74D45" w:rsidRPr="00B170BF" w:rsidRDefault="00C74D45" w:rsidP="00C74D45">
            <w:pPr>
              <w:rPr>
                <w:rFonts w:cs="Arial"/>
              </w:rPr>
            </w:pPr>
          </w:p>
        </w:tc>
        <w:tc>
          <w:tcPr>
            <w:tcW w:w="3643" w:type="dxa"/>
            <w:gridSpan w:val="4"/>
            <w:tcBorders>
              <w:left w:val="single" w:sz="12" w:space="0" w:color="auto"/>
            </w:tcBorders>
          </w:tcPr>
          <w:p w14:paraId="3292F6E7" w14:textId="77777777" w:rsidR="00C74D45" w:rsidRPr="00B170BF" w:rsidRDefault="00C74D45" w:rsidP="00C74D45">
            <w:pPr>
              <w:rPr>
                <w:rFonts w:cs="Arial"/>
              </w:rPr>
            </w:pPr>
            <w:r w:rsidRPr="00B170BF">
              <w:rPr>
                <w:rFonts w:cs="Arial"/>
              </w:rPr>
              <w:t>Highlight document</w:t>
            </w:r>
          </w:p>
        </w:tc>
        <w:tc>
          <w:tcPr>
            <w:tcW w:w="839" w:type="dxa"/>
            <w:tcBorders>
              <w:right w:val="single" w:sz="12" w:space="0" w:color="auto"/>
            </w:tcBorders>
          </w:tcPr>
          <w:p w14:paraId="4B16DD06" w14:textId="77777777" w:rsidR="00C74D45" w:rsidRPr="00B170BF" w:rsidRDefault="00C74D45" w:rsidP="00C74D45">
            <w:pPr>
              <w:jc w:val="center"/>
              <w:rPr>
                <w:rFonts w:cs="Arial"/>
              </w:rPr>
            </w:pPr>
          </w:p>
        </w:tc>
      </w:tr>
      <w:tr w:rsidR="00C74D45" w:rsidRPr="00B170BF" w14:paraId="5762572C"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34FEBB97" w14:textId="77777777" w:rsidR="00C74D45" w:rsidRPr="00B170BF" w:rsidRDefault="00C74D45" w:rsidP="00C74D45">
            <w:pPr>
              <w:rPr>
                <w:rFonts w:cs="Arial"/>
              </w:rPr>
            </w:pPr>
            <w:r w:rsidRPr="00B170BF">
              <w:rPr>
                <w:rFonts w:cs="Arial"/>
              </w:rPr>
              <w:t>Deep contour</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2B6F5C0F" w14:textId="77777777" w:rsidR="00C74D45" w:rsidRPr="00B170BF" w:rsidRDefault="00C74D45" w:rsidP="00C74D45">
            <w:pPr>
              <w:rPr>
                <w:rFonts w:cs="Arial"/>
              </w:rPr>
            </w:pPr>
          </w:p>
        </w:tc>
        <w:tc>
          <w:tcPr>
            <w:tcW w:w="3643" w:type="dxa"/>
            <w:gridSpan w:val="4"/>
            <w:tcBorders>
              <w:left w:val="single" w:sz="12" w:space="0" w:color="auto"/>
            </w:tcBorders>
          </w:tcPr>
          <w:p w14:paraId="6A2B7ADF" w14:textId="77777777" w:rsidR="00C74D45" w:rsidRPr="00B170BF" w:rsidRDefault="00C74D45" w:rsidP="00C74D45">
            <w:pPr>
              <w:rPr>
                <w:rFonts w:cs="Arial"/>
                <w:b/>
                <w:bCs/>
              </w:rPr>
            </w:pPr>
            <w:r w:rsidRPr="00B170BF">
              <w:rPr>
                <w:rFonts w:cs="Arial"/>
              </w:rPr>
              <w:t>Highlight info</w:t>
            </w:r>
          </w:p>
        </w:tc>
        <w:tc>
          <w:tcPr>
            <w:tcW w:w="839" w:type="dxa"/>
            <w:tcBorders>
              <w:right w:val="single" w:sz="12" w:space="0" w:color="auto"/>
            </w:tcBorders>
          </w:tcPr>
          <w:p w14:paraId="2115AB88" w14:textId="77777777" w:rsidR="00C74D45" w:rsidRPr="00B170BF" w:rsidRDefault="00C74D45" w:rsidP="00C74D45">
            <w:pPr>
              <w:jc w:val="center"/>
              <w:rPr>
                <w:rFonts w:cs="Arial"/>
              </w:rPr>
            </w:pPr>
          </w:p>
        </w:tc>
      </w:tr>
      <w:tr w:rsidR="00C74D45" w:rsidRPr="00B170BF" w14:paraId="3B23EE09"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72B719DC" w14:textId="77777777" w:rsidR="00C74D45" w:rsidRPr="00B170BF" w:rsidRDefault="00C74D45" w:rsidP="00C74D45">
            <w:pPr>
              <w:rPr>
                <w:rFonts w:cs="Arial"/>
              </w:rPr>
            </w:pPr>
            <w:r w:rsidRPr="00B170BF">
              <w:rPr>
                <w:rFonts w:cs="Arial"/>
              </w:rPr>
              <w:t>Shallow contour</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7567F5D2" w14:textId="77777777" w:rsidR="00C74D45" w:rsidRPr="00B170BF" w:rsidRDefault="00C74D45" w:rsidP="00C74D45">
            <w:pPr>
              <w:rPr>
                <w:rFonts w:cs="Arial"/>
              </w:rPr>
            </w:pPr>
          </w:p>
        </w:tc>
        <w:tc>
          <w:tcPr>
            <w:tcW w:w="3643" w:type="dxa"/>
            <w:gridSpan w:val="4"/>
            <w:tcBorders>
              <w:left w:val="single" w:sz="12" w:space="0" w:color="auto"/>
            </w:tcBorders>
          </w:tcPr>
          <w:p w14:paraId="304E5E85" w14:textId="77777777" w:rsidR="00C74D45" w:rsidRPr="00B170BF" w:rsidRDefault="00C74D45" w:rsidP="00C74D45">
            <w:pPr>
              <w:rPr>
                <w:rFonts w:cs="Arial"/>
              </w:rPr>
            </w:pPr>
            <w:r w:rsidRPr="00B170BF">
              <w:rPr>
                <w:rFonts w:cs="Arial"/>
              </w:rPr>
              <w:t>Shallow pattern</w:t>
            </w:r>
          </w:p>
        </w:tc>
        <w:tc>
          <w:tcPr>
            <w:tcW w:w="839" w:type="dxa"/>
            <w:tcBorders>
              <w:right w:val="single" w:sz="12" w:space="0" w:color="auto"/>
            </w:tcBorders>
          </w:tcPr>
          <w:p w14:paraId="498CD714" w14:textId="77777777" w:rsidR="00C74D45" w:rsidRPr="00B170BF" w:rsidRDefault="00C74D45" w:rsidP="00C74D45">
            <w:pPr>
              <w:jc w:val="center"/>
              <w:rPr>
                <w:rFonts w:cs="Arial"/>
              </w:rPr>
            </w:pPr>
          </w:p>
        </w:tc>
      </w:tr>
      <w:tr w:rsidR="00C74D45" w:rsidRPr="00B170BF" w14:paraId="61E79ABA"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6C6FABF4" w14:textId="77777777" w:rsidR="00C74D45" w:rsidRPr="00B170BF" w:rsidRDefault="00C74D45" w:rsidP="00C74D45">
            <w:pPr>
              <w:rPr>
                <w:rFonts w:cs="Arial"/>
              </w:rPr>
            </w:pPr>
            <w:r w:rsidRPr="00B170BF">
              <w:rPr>
                <w:rFonts w:cs="Arial"/>
              </w:rPr>
              <w:t>Four shades</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1324A3EF" w14:textId="77777777" w:rsidR="00C74D45" w:rsidRPr="00B170BF" w:rsidRDefault="00C74D45" w:rsidP="00C74D45">
            <w:pPr>
              <w:rPr>
                <w:rFonts w:cs="Arial"/>
              </w:rPr>
            </w:pPr>
          </w:p>
        </w:tc>
        <w:tc>
          <w:tcPr>
            <w:tcW w:w="3643" w:type="dxa"/>
            <w:gridSpan w:val="4"/>
            <w:tcBorders>
              <w:left w:val="single" w:sz="12" w:space="0" w:color="auto"/>
            </w:tcBorders>
          </w:tcPr>
          <w:p w14:paraId="7FB1B7B3" w14:textId="77777777" w:rsidR="00C74D45" w:rsidRPr="00B170BF" w:rsidRDefault="00C74D45" w:rsidP="00C74D45">
            <w:pPr>
              <w:rPr>
                <w:rFonts w:cs="Arial"/>
              </w:rPr>
            </w:pPr>
            <w:r w:rsidRPr="00B170BF">
              <w:rPr>
                <w:rFonts w:cs="Arial"/>
              </w:rPr>
              <w:t>Unknown objects</w:t>
            </w:r>
          </w:p>
        </w:tc>
        <w:tc>
          <w:tcPr>
            <w:tcW w:w="839" w:type="dxa"/>
            <w:tcBorders>
              <w:right w:val="single" w:sz="12" w:space="0" w:color="auto"/>
            </w:tcBorders>
          </w:tcPr>
          <w:p w14:paraId="5FE150DA" w14:textId="77777777" w:rsidR="00C74D45" w:rsidRPr="00B170BF" w:rsidRDefault="00C74D45" w:rsidP="00C74D45">
            <w:pPr>
              <w:jc w:val="center"/>
              <w:rPr>
                <w:rFonts w:cs="Arial"/>
              </w:rPr>
            </w:pPr>
          </w:p>
        </w:tc>
      </w:tr>
      <w:tr w:rsidR="00C74D45" w:rsidRPr="00B170BF" w14:paraId="25AD673A"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0D27C21E" w14:textId="77777777" w:rsidR="00C74D45" w:rsidRPr="00B170BF" w:rsidRDefault="00C74D45" w:rsidP="00C74D45">
            <w:pPr>
              <w:rPr>
                <w:rFonts w:cs="Arial"/>
              </w:rPr>
            </w:pPr>
            <w:r w:rsidRPr="00B170BF">
              <w:rPr>
                <w:rFonts w:cs="Arial"/>
              </w:rPr>
              <w:t>Radar overlay</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494EA5A1" w14:textId="77777777" w:rsidR="00C74D45" w:rsidRPr="00B170BF" w:rsidRDefault="00C74D45" w:rsidP="00C74D45">
            <w:pPr>
              <w:rPr>
                <w:rFonts w:cs="Arial"/>
              </w:rPr>
            </w:pPr>
          </w:p>
        </w:tc>
        <w:tc>
          <w:tcPr>
            <w:tcW w:w="3643" w:type="dxa"/>
            <w:gridSpan w:val="4"/>
            <w:tcBorders>
              <w:left w:val="single" w:sz="12" w:space="0" w:color="auto"/>
            </w:tcBorders>
          </w:tcPr>
          <w:p w14:paraId="6934FC2F" w14:textId="77777777" w:rsidR="00C74D45" w:rsidRPr="00B170BF" w:rsidRDefault="00C74D45" w:rsidP="00C74D45">
            <w:pPr>
              <w:rPr>
                <w:rFonts w:cs="Arial"/>
              </w:rPr>
            </w:pPr>
            <w:r w:rsidRPr="00B170BF">
              <w:rPr>
                <w:rFonts w:cs="Arial"/>
              </w:rPr>
              <w:t>Update review</w:t>
            </w:r>
          </w:p>
        </w:tc>
        <w:tc>
          <w:tcPr>
            <w:tcW w:w="839" w:type="dxa"/>
            <w:tcBorders>
              <w:right w:val="single" w:sz="12" w:space="0" w:color="auto"/>
            </w:tcBorders>
          </w:tcPr>
          <w:p w14:paraId="30BB8A17" w14:textId="77777777" w:rsidR="00C74D45" w:rsidRPr="00B170BF" w:rsidRDefault="00C74D45" w:rsidP="00C74D45">
            <w:pPr>
              <w:jc w:val="center"/>
              <w:rPr>
                <w:rFonts w:cs="Arial"/>
              </w:rPr>
            </w:pPr>
          </w:p>
        </w:tc>
      </w:tr>
      <w:tr w:rsidR="00C74D45" w:rsidRPr="00B170BF" w14:paraId="51132633"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085DF1DE" w14:textId="77777777" w:rsidR="00C74D45" w:rsidRPr="00B170BF" w:rsidRDefault="00C74D45" w:rsidP="00C74D45">
            <w:pPr>
              <w:rPr>
                <w:rFonts w:cs="Arial"/>
              </w:rPr>
            </w:pPr>
            <w:r w:rsidRPr="00B170BF">
              <w:rPr>
                <w:rFonts w:cs="Arial"/>
              </w:rPr>
              <w:t>Plain boundaries</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1714844E" w14:textId="77777777" w:rsidR="00C74D45" w:rsidRPr="00B170BF" w:rsidRDefault="00C74D45" w:rsidP="00C74D45">
            <w:pPr>
              <w:rPr>
                <w:rFonts w:cs="Arial"/>
              </w:rPr>
            </w:pPr>
          </w:p>
        </w:tc>
        <w:tc>
          <w:tcPr>
            <w:tcW w:w="4482" w:type="dxa"/>
            <w:gridSpan w:val="5"/>
            <w:tcBorders>
              <w:left w:val="single" w:sz="12" w:space="0" w:color="auto"/>
              <w:right w:val="single" w:sz="12" w:space="0" w:color="auto"/>
            </w:tcBorders>
          </w:tcPr>
          <w:p w14:paraId="09244FB9" w14:textId="77777777" w:rsidR="00C74D45" w:rsidRPr="00B170BF" w:rsidRDefault="00C74D45" w:rsidP="00C74D45">
            <w:pPr>
              <w:rPr>
                <w:rFonts w:cs="Arial"/>
              </w:rPr>
            </w:pPr>
            <w:r w:rsidRPr="00B170BF">
              <w:rPr>
                <w:rFonts w:cs="Arial"/>
                <w:b/>
                <w:bCs/>
              </w:rPr>
              <w:t>Chart text</w:t>
            </w:r>
          </w:p>
        </w:tc>
      </w:tr>
      <w:tr w:rsidR="00C74D45" w:rsidRPr="00B170BF" w14:paraId="0A078AE1"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66AD62FE" w14:textId="77777777" w:rsidR="00C74D45" w:rsidRPr="00B170BF" w:rsidRDefault="00C74D45" w:rsidP="00C74D45">
            <w:pPr>
              <w:rPr>
                <w:rFonts w:cs="Arial"/>
              </w:rPr>
            </w:pPr>
            <w:r w:rsidRPr="00B170BF">
              <w:rPr>
                <w:rFonts w:cs="Arial"/>
              </w:rPr>
              <w:t>Simplified symbols</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24BB9CC4" w14:textId="77777777" w:rsidR="00C74D45" w:rsidRPr="00B170BF" w:rsidRDefault="00C74D45" w:rsidP="00C74D45">
            <w:pPr>
              <w:rPr>
                <w:rFonts w:cs="Arial"/>
              </w:rPr>
            </w:pPr>
          </w:p>
        </w:tc>
        <w:tc>
          <w:tcPr>
            <w:tcW w:w="3643" w:type="dxa"/>
            <w:gridSpan w:val="4"/>
            <w:tcBorders>
              <w:left w:val="single" w:sz="12" w:space="0" w:color="auto"/>
            </w:tcBorders>
          </w:tcPr>
          <w:p w14:paraId="4C79D3A9" w14:textId="77777777" w:rsidR="00C74D45" w:rsidRPr="00B170BF" w:rsidRDefault="00C74D45" w:rsidP="00C74D45">
            <w:pPr>
              <w:rPr>
                <w:rFonts w:cs="Arial"/>
              </w:rPr>
            </w:pPr>
            <w:r w:rsidRPr="00B170BF">
              <w:rPr>
                <w:rFonts w:cs="Arial"/>
              </w:rPr>
              <w:t xml:space="preserve">    Important text</w:t>
            </w:r>
          </w:p>
        </w:tc>
        <w:tc>
          <w:tcPr>
            <w:tcW w:w="839" w:type="dxa"/>
            <w:tcBorders>
              <w:right w:val="single" w:sz="12" w:space="0" w:color="auto"/>
            </w:tcBorders>
          </w:tcPr>
          <w:p w14:paraId="78B9C6AB" w14:textId="77777777" w:rsidR="00C74D45" w:rsidRPr="00B170BF" w:rsidRDefault="00C74D45" w:rsidP="00C74D45">
            <w:pPr>
              <w:jc w:val="center"/>
              <w:rPr>
                <w:rFonts w:cs="Arial"/>
              </w:rPr>
            </w:pPr>
          </w:p>
        </w:tc>
      </w:tr>
      <w:tr w:rsidR="00C74D45" w:rsidRPr="00B170BF" w14:paraId="690882B0"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5E679DD9" w14:textId="77777777" w:rsidR="00C74D45" w:rsidRPr="00B170BF" w:rsidRDefault="00C74D45" w:rsidP="00C74D45">
            <w:pPr>
              <w:rPr>
                <w:rFonts w:cs="Arial"/>
              </w:rPr>
            </w:pPr>
            <w:r w:rsidRPr="00B170BF">
              <w:rPr>
                <w:rFonts w:cs="Arial"/>
              </w:rPr>
              <w:t>Full light lines</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481F6BF1" w14:textId="77777777" w:rsidR="00C74D45" w:rsidRPr="00B170BF" w:rsidRDefault="00C74D45" w:rsidP="00C74D45">
            <w:pPr>
              <w:rPr>
                <w:rFonts w:cs="Arial"/>
              </w:rPr>
            </w:pPr>
          </w:p>
        </w:tc>
        <w:tc>
          <w:tcPr>
            <w:tcW w:w="4482" w:type="dxa"/>
            <w:gridSpan w:val="5"/>
            <w:tcBorders>
              <w:left w:val="single" w:sz="12" w:space="0" w:color="auto"/>
              <w:right w:val="single" w:sz="12" w:space="0" w:color="auto"/>
            </w:tcBorders>
          </w:tcPr>
          <w:p w14:paraId="787CDBC8" w14:textId="77777777" w:rsidR="00C74D45" w:rsidRPr="00B170BF" w:rsidRDefault="00C74D45" w:rsidP="00C74D45">
            <w:pPr>
              <w:rPr>
                <w:rFonts w:cs="Arial"/>
              </w:rPr>
            </w:pPr>
            <w:r w:rsidRPr="00B170BF">
              <w:rPr>
                <w:rFonts w:cs="Arial"/>
                <w:b/>
                <w:bCs/>
              </w:rPr>
              <w:t xml:space="preserve">    Other Text</w:t>
            </w:r>
          </w:p>
        </w:tc>
      </w:tr>
      <w:tr w:rsidR="00C74D45" w:rsidRPr="00B170BF" w14:paraId="1B40F1DF"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068A7DAC" w14:textId="77777777" w:rsidR="00C74D45" w:rsidRPr="00B170BF" w:rsidRDefault="00C74D45" w:rsidP="00C74D45">
            <w:pPr>
              <w:rPr>
                <w:rFonts w:cs="Arial"/>
              </w:rPr>
            </w:pPr>
            <w:r w:rsidRPr="00B170BF">
              <w:rPr>
                <w:rFonts w:cs="Arial"/>
              </w:rPr>
              <w:t>Ignore scale minimum</w:t>
            </w:r>
          </w:p>
        </w:tc>
        <w:tc>
          <w:tcPr>
            <w:tcW w:w="971" w:type="dxa"/>
            <w:gridSpan w:val="2"/>
            <w:tcBorders>
              <w:top w:val="single" w:sz="8" w:space="0" w:color="auto"/>
              <w:left w:val="single" w:sz="4" w:space="0" w:color="auto"/>
              <w:bottom w:val="single" w:sz="8" w:space="0" w:color="auto"/>
              <w:right w:val="single" w:sz="12" w:space="0" w:color="auto"/>
            </w:tcBorders>
            <w:vAlign w:val="center"/>
          </w:tcPr>
          <w:p w14:paraId="0A03D9E6" w14:textId="77777777" w:rsidR="00C74D45" w:rsidRPr="00B170BF" w:rsidRDefault="00C74D45" w:rsidP="00C74D45">
            <w:pPr>
              <w:rPr>
                <w:rFonts w:cs="Arial"/>
              </w:rPr>
            </w:pPr>
          </w:p>
        </w:tc>
        <w:tc>
          <w:tcPr>
            <w:tcW w:w="3643" w:type="dxa"/>
            <w:gridSpan w:val="4"/>
            <w:tcBorders>
              <w:left w:val="single" w:sz="12" w:space="0" w:color="auto"/>
            </w:tcBorders>
          </w:tcPr>
          <w:p w14:paraId="50CAF8B0" w14:textId="77777777" w:rsidR="00C74D45" w:rsidRPr="00B170BF" w:rsidRDefault="00C74D45" w:rsidP="00C74D45">
            <w:pPr>
              <w:rPr>
                <w:rFonts w:cs="Arial"/>
                <w:b/>
                <w:bCs/>
              </w:rPr>
            </w:pPr>
            <w:r w:rsidRPr="00B170BF">
              <w:rPr>
                <w:rFonts w:cs="Arial"/>
              </w:rPr>
              <w:t xml:space="preserve">        Names</w:t>
            </w:r>
          </w:p>
        </w:tc>
        <w:tc>
          <w:tcPr>
            <w:tcW w:w="839" w:type="dxa"/>
            <w:tcBorders>
              <w:right w:val="single" w:sz="12" w:space="0" w:color="auto"/>
            </w:tcBorders>
          </w:tcPr>
          <w:p w14:paraId="15B35141" w14:textId="77777777" w:rsidR="00C74D45" w:rsidRPr="00B170BF" w:rsidRDefault="00C74D45" w:rsidP="00C74D45">
            <w:pPr>
              <w:jc w:val="center"/>
              <w:rPr>
                <w:rFonts w:cs="Arial"/>
              </w:rPr>
            </w:pPr>
          </w:p>
        </w:tc>
      </w:tr>
      <w:tr w:rsidR="00C74D45" w:rsidRPr="00B170BF" w14:paraId="2F997399" w14:textId="77777777" w:rsidTr="00FF4BE3">
        <w:trPr>
          <w:cantSplit/>
          <w:trHeight w:val="224"/>
          <w:jc w:val="center"/>
        </w:trPr>
        <w:tc>
          <w:tcPr>
            <w:tcW w:w="3621" w:type="dxa"/>
            <w:gridSpan w:val="3"/>
            <w:tcBorders>
              <w:top w:val="single" w:sz="8" w:space="0" w:color="auto"/>
              <w:left w:val="single" w:sz="12" w:space="0" w:color="auto"/>
              <w:bottom w:val="single" w:sz="8" w:space="0" w:color="auto"/>
              <w:right w:val="single" w:sz="4" w:space="0" w:color="auto"/>
            </w:tcBorders>
          </w:tcPr>
          <w:p w14:paraId="258BC7E3" w14:textId="77777777" w:rsidR="00C74D45" w:rsidRPr="00B170BF" w:rsidRDefault="00C74D45" w:rsidP="00C74D45">
            <w:pPr>
              <w:rPr>
                <w:rFonts w:cs="Arial"/>
              </w:rPr>
            </w:pPr>
            <w:r w:rsidRPr="00B170BF">
              <w:rPr>
                <w:rFonts w:cs="Arial"/>
              </w:rPr>
              <w:t>Shallow water dangers</w:t>
            </w:r>
          </w:p>
        </w:tc>
        <w:tc>
          <w:tcPr>
            <w:tcW w:w="971" w:type="dxa"/>
            <w:gridSpan w:val="2"/>
            <w:tcBorders>
              <w:top w:val="single" w:sz="8" w:space="0" w:color="auto"/>
              <w:left w:val="single" w:sz="4" w:space="0" w:color="auto"/>
              <w:bottom w:val="single" w:sz="8" w:space="0" w:color="auto"/>
              <w:right w:val="single" w:sz="12" w:space="0" w:color="auto"/>
            </w:tcBorders>
          </w:tcPr>
          <w:p w14:paraId="7E801B10" w14:textId="77777777" w:rsidR="00C74D45" w:rsidRPr="00B170BF" w:rsidRDefault="00C74D45" w:rsidP="00C74D45">
            <w:pPr>
              <w:rPr>
                <w:rFonts w:cs="Arial"/>
              </w:rPr>
            </w:pPr>
          </w:p>
        </w:tc>
        <w:tc>
          <w:tcPr>
            <w:tcW w:w="3643" w:type="dxa"/>
            <w:gridSpan w:val="4"/>
            <w:tcBorders>
              <w:left w:val="single" w:sz="12" w:space="0" w:color="auto"/>
            </w:tcBorders>
          </w:tcPr>
          <w:p w14:paraId="139B3F95" w14:textId="77777777" w:rsidR="00C74D45" w:rsidRPr="00B170BF" w:rsidRDefault="00C74D45" w:rsidP="00C74D45">
            <w:pPr>
              <w:rPr>
                <w:rFonts w:cs="Arial"/>
              </w:rPr>
            </w:pPr>
            <w:r w:rsidRPr="00B170BF">
              <w:rPr>
                <w:rFonts w:cs="Arial"/>
              </w:rPr>
              <w:t xml:space="preserve">        Light description</w:t>
            </w:r>
          </w:p>
        </w:tc>
        <w:tc>
          <w:tcPr>
            <w:tcW w:w="839" w:type="dxa"/>
            <w:tcBorders>
              <w:right w:val="single" w:sz="12" w:space="0" w:color="auto"/>
            </w:tcBorders>
          </w:tcPr>
          <w:p w14:paraId="45E2F9E4" w14:textId="77777777" w:rsidR="00C74D45" w:rsidRPr="00B170BF" w:rsidRDefault="00C74D45" w:rsidP="00C74D45">
            <w:pPr>
              <w:jc w:val="center"/>
              <w:rPr>
                <w:rFonts w:cs="Arial"/>
              </w:rPr>
            </w:pPr>
          </w:p>
        </w:tc>
      </w:tr>
      <w:tr w:rsidR="00C74D45" w:rsidRPr="00B170BF" w14:paraId="36904B6A" w14:textId="77777777" w:rsidTr="00FF4BE3">
        <w:trPr>
          <w:cantSplit/>
          <w:trHeight w:val="224"/>
          <w:jc w:val="center"/>
        </w:trPr>
        <w:tc>
          <w:tcPr>
            <w:tcW w:w="4592"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2CF49145" w14:textId="77777777" w:rsidR="00C74D45" w:rsidRPr="00B170BF" w:rsidRDefault="00C74D45" w:rsidP="00C74D45">
            <w:pPr>
              <w:jc w:val="center"/>
              <w:rPr>
                <w:rFonts w:cs="Arial"/>
                <w:b/>
                <w:bCs/>
              </w:rPr>
            </w:pPr>
            <w:r w:rsidRPr="00B170BF">
              <w:rPr>
                <w:rFonts w:cs="Arial"/>
                <w:b/>
                <w:bCs/>
              </w:rPr>
              <w:t>Palette</w:t>
            </w:r>
          </w:p>
        </w:tc>
        <w:tc>
          <w:tcPr>
            <w:tcW w:w="3643" w:type="dxa"/>
            <w:gridSpan w:val="4"/>
            <w:tcBorders>
              <w:left w:val="single" w:sz="12" w:space="0" w:color="auto"/>
            </w:tcBorders>
          </w:tcPr>
          <w:p w14:paraId="3D75D1FE" w14:textId="77777777" w:rsidR="00C74D45" w:rsidRPr="00B170BF" w:rsidRDefault="00C74D45" w:rsidP="00C74D45">
            <w:pPr>
              <w:rPr>
                <w:rFonts w:cs="Arial"/>
                <w:b/>
                <w:bCs/>
              </w:rPr>
            </w:pPr>
            <w:r w:rsidRPr="00B170BF">
              <w:rPr>
                <w:rFonts w:cs="Arial"/>
              </w:rPr>
              <w:t xml:space="preserve">        All other chart text</w:t>
            </w:r>
          </w:p>
        </w:tc>
        <w:tc>
          <w:tcPr>
            <w:tcW w:w="839" w:type="dxa"/>
            <w:tcBorders>
              <w:right w:val="single" w:sz="12" w:space="0" w:color="auto"/>
            </w:tcBorders>
          </w:tcPr>
          <w:p w14:paraId="6C05D383" w14:textId="77777777" w:rsidR="00C74D45" w:rsidRPr="00B170BF" w:rsidRDefault="00C74D45" w:rsidP="00C74D45">
            <w:pPr>
              <w:jc w:val="center"/>
              <w:rPr>
                <w:rFonts w:cs="Arial"/>
              </w:rPr>
            </w:pPr>
          </w:p>
        </w:tc>
      </w:tr>
      <w:tr w:rsidR="00C74D45" w:rsidRPr="00B170BF" w14:paraId="732A0A71" w14:textId="77777777" w:rsidTr="00FF4BE3">
        <w:trPr>
          <w:cantSplit/>
          <w:trHeight w:val="224"/>
          <w:jc w:val="center"/>
        </w:trPr>
        <w:tc>
          <w:tcPr>
            <w:tcW w:w="4592" w:type="dxa"/>
            <w:gridSpan w:val="5"/>
            <w:tcBorders>
              <w:left w:val="single" w:sz="12" w:space="0" w:color="auto"/>
              <w:bottom w:val="single" w:sz="12" w:space="0" w:color="auto"/>
              <w:right w:val="single" w:sz="12" w:space="0" w:color="auto"/>
            </w:tcBorders>
          </w:tcPr>
          <w:p w14:paraId="58AA010A" w14:textId="77777777" w:rsidR="00C74D45" w:rsidRPr="00B170BF" w:rsidRDefault="00C74D45" w:rsidP="00C74D45">
            <w:pPr>
              <w:rPr>
                <w:rFonts w:cs="Arial"/>
              </w:rPr>
            </w:pPr>
            <w:r w:rsidRPr="00B170BF">
              <w:rPr>
                <w:rFonts w:cs="Arial"/>
                <w:b/>
                <w:bCs/>
              </w:rPr>
              <w:t>Day</w:t>
            </w:r>
            <w:r w:rsidRPr="00B170BF">
              <w:rPr>
                <w:rFonts w:cs="Arial"/>
              </w:rPr>
              <w:t xml:space="preserve">, </w:t>
            </w:r>
            <w:r w:rsidRPr="00B170BF">
              <w:rPr>
                <w:rFonts w:cs="Arial"/>
                <w:b/>
                <w:bCs/>
              </w:rPr>
              <w:t>Dusk</w:t>
            </w:r>
            <w:r w:rsidRPr="00B170BF">
              <w:rPr>
                <w:rFonts w:cs="Arial"/>
              </w:rPr>
              <w:t xml:space="preserve"> or </w:t>
            </w:r>
            <w:r w:rsidRPr="00B170BF">
              <w:rPr>
                <w:rFonts w:cs="Arial"/>
                <w:b/>
                <w:bCs/>
              </w:rPr>
              <w:t>Night</w:t>
            </w:r>
          </w:p>
        </w:tc>
        <w:tc>
          <w:tcPr>
            <w:tcW w:w="4482" w:type="dxa"/>
            <w:gridSpan w:val="5"/>
            <w:tcBorders>
              <w:left w:val="single" w:sz="12" w:space="0" w:color="auto"/>
              <w:right w:val="single" w:sz="12" w:space="0" w:color="auto"/>
            </w:tcBorders>
          </w:tcPr>
          <w:p w14:paraId="0CF6CD2E" w14:textId="77777777" w:rsidR="00C74D45" w:rsidRPr="00B170BF" w:rsidRDefault="00C74D45" w:rsidP="00C74D45">
            <w:pPr>
              <w:jc w:val="center"/>
              <w:rPr>
                <w:rFonts w:cs="Arial"/>
              </w:rPr>
            </w:pPr>
          </w:p>
        </w:tc>
      </w:tr>
      <w:tr w:rsidR="00C74D45" w:rsidRPr="00B170BF" w14:paraId="3528DF4A" w14:textId="77777777" w:rsidTr="00FF4BE3">
        <w:trPr>
          <w:cantSplit/>
          <w:trHeight w:val="237"/>
          <w:jc w:val="center"/>
        </w:trPr>
        <w:tc>
          <w:tcPr>
            <w:tcW w:w="4592"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2EDF7BC0" w14:textId="4848F584" w:rsidR="00C74D45" w:rsidRPr="00B170BF" w:rsidRDefault="00C74D45" w:rsidP="00C74D45">
            <w:pPr>
              <w:jc w:val="center"/>
              <w:rPr>
                <w:rFonts w:cs="Arial"/>
                <w:b/>
                <w:bCs/>
              </w:rPr>
            </w:pPr>
            <w:r w:rsidRPr="00B170BF">
              <w:rPr>
                <w:rFonts w:cs="Arial"/>
                <w:b/>
                <w:bCs/>
              </w:rPr>
              <w:t>Viewing Date (or Date Range)</w:t>
            </w:r>
          </w:p>
        </w:tc>
        <w:tc>
          <w:tcPr>
            <w:tcW w:w="4482"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E9B4167" w14:textId="77777777" w:rsidR="00C74D45" w:rsidRPr="00B170BF" w:rsidRDefault="00C74D45" w:rsidP="00C74D45">
            <w:pPr>
              <w:jc w:val="center"/>
              <w:rPr>
                <w:rFonts w:cs="Arial"/>
              </w:rPr>
            </w:pPr>
            <w:r w:rsidRPr="00B170BF">
              <w:rPr>
                <w:rFonts w:cs="Arial"/>
                <w:b/>
                <w:bCs/>
              </w:rPr>
              <w:t>Display</w:t>
            </w:r>
          </w:p>
        </w:tc>
      </w:tr>
      <w:tr w:rsidR="00C74D45" w:rsidRPr="00B170BF" w14:paraId="130749D0" w14:textId="77777777" w:rsidTr="00FF4BE3">
        <w:trPr>
          <w:cantSplit/>
          <w:trHeight w:val="286"/>
          <w:jc w:val="center"/>
        </w:trPr>
        <w:tc>
          <w:tcPr>
            <w:tcW w:w="2083" w:type="dxa"/>
            <w:tcBorders>
              <w:left w:val="single" w:sz="12" w:space="0" w:color="auto"/>
              <w:bottom w:val="single" w:sz="4" w:space="0" w:color="auto"/>
            </w:tcBorders>
          </w:tcPr>
          <w:p w14:paraId="7C0AEFAC" w14:textId="77777777" w:rsidR="00C74D45" w:rsidRPr="00B170BF" w:rsidRDefault="00C74D45" w:rsidP="00C74D45">
            <w:pPr>
              <w:rPr>
                <w:rFonts w:cs="Arial"/>
              </w:rPr>
            </w:pPr>
            <w:r w:rsidRPr="00B170BF">
              <w:rPr>
                <w:rFonts w:cs="Arial"/>
              </w:rPr>
              <w:t>Start viewing date</w:t>
            </w:r>
          </w:p>
        </w:tc>
        <w:tc>
          <w:tcPr>
            <w:tcW w:w="2509" w:type="dxa"/>
            <w:gridSpan w:val="4"/>
            <w:tcBorders>
              <w:bottom w:val="single" w:sz="4" w:space="0" w:color="auto"/>
              <w:right w:val="single" w:sz="12" w:space="0" w:color="auto"/>
            </w:tcBorders>
          </w:tcPr>
          <w:p w14:paraId="4A9998DD" w14:textId="77777777" w:rsidR="00C74D45" w:rsidRPr="00B170BF" w:rsidRDefault="00C74D45" w:rsidP="00C74D45">
            <w:pPr>
              <w:rPr>
                <w:rFonts w:cs="Arial"/>
              </w:rPr>
            </w:pPr>
          </w:p>
        </w:tc>
        <w:tc>
          <w:tcPr>
            <w:tcW w:w="1552" w:type="dxa"/>
            <w:gridSpan w:val="2"/>
            <w:tcBorders>
              <w:left w:val="single" w:sz="12" w:space="0" w:color="auto"/>
              <w:bottom w:val="single" w:sz="4" w:space="0" w:color="auto"/>
              <w:right w:val="single" w:sz="4" w:space="0" w:color="auto"/>
            </w:tcBorders>
            <w:vAlign w:val="center"/>
          </w:tcPr>
          <w:p w14:paraId="018A2809" w14:textId="77777777" w:rsidR="00C74D45" w:rsidRPr="00B170BF" w:rsidRDefault="00C74D45" w:rsidP="00C74D45">
            <w:pPr>
              <w:rPr>
                <w:rFonts w:cs="Arial"/>
              </w:rPr>
            </w:pPr>
            <w:r w:rsidRPr="00B170BF">
              <w:rPr>
                <w:rFonts w:cs="Arial"/>
              </w:rPr>
              <w:t>Centre</w:t>
            </w:r>
          </w:p>
        </w:tc>
        <w:tc>
          <w:tcPr>
            <w:tcW w:w="2930" w:type="dxa"/>
            <w:gridSpan w:val="3"/>
            <w:tcBorders>
              <w:left w:val="single" w:sz="4" w:space="0" w:color="auto"/>
              <w:bottom w:val="single" w:sz="4" w:space="0" w:color="auto"/>
              <w:right w:val="single" w:sz="12" w:space="0" w:color="auto"/>
            </w:tcBorders>
            <w:vAlign w:val="center"/>
          </w:tcPr>
          <w:p w14:paraId="2C2E9B44" w14:textId="77777777" w:rsidR="00C74D45" w:rsidRPr="00B170BF" w:rsidRDefault="00C74D45" w:rsidP="00C74D45">
            <w:pPr>
              <w:rPr>
                <w:rFonts w:cs="Arial"/>
              </w:rPr>
            </w:pPr>
            <w:r w:rsidRPr="00B170BF">
              <w:rPr>
                <w:rFonts w:cs="Arial"/>
              </w:rPr>
              <w:t>The position at which the display must be centred.</w:t>
            </w:r>
          </w:p>
        </w:tc>
      </w:tr>
      <w:tr w:rsidR="00C74D45" w:rsidRPr="00B170BF" w14:paraId="1DF2BF8B" w14:textId="77777777" w:rsidTr="00FF4BE3">
        <w:trPr>
          <w:cantSplit/>
          <w:trHeight w:val="224"/>
          <w:jc w:val="center"/>
        </w:trPr>
        <w:tc>
          <w:tcPr>
            <w:tcW w:w="2083" w:type="dxa"/>
            <w:tcBorders>
              <w:left w:val="single" w:sz="12" w:space="0" w:color="auto"/>
              <w:bottom w:val="single" w:sz="4" w:space="0" w:color="auto"/>
            </w:tcBorders>
          </w:tcPr>
          <w:p w14:paraId="19A761D5" w14:textId="77777777" w:rsidR="00C74D45" w:rsidRPr="00B170BF" w:rsidRDefault="00C74D45" w:rsidP="00C74D45">
            <w:pPr>
              <w:rPr>
                <w:rFonts w:cs="Arial"/>
              </w:rPr>
            </w:pPr>
            <w:r w:rsidRPr="00B170BF">
              <w:rPr>
                <w:rFonts w:cs="Arial"/>
              </w:rPr>
              <w:t>End viewing date</w:t>
            </w:r>
          </w:p>
        </w:tc>
        <w:tc>
          <w:tcPr>
            <w:tcW w:w="2509" w:type="dxa"/>
            <w:gridSpan w:val="4"/>
            <w:tcBorders>
              <w:top w:val="single" w:sz="4" w:space="0" w:color="auto"/>
              <w:bottom w:val="single" w:sz="4" w:space="0" w:color="auto"/>
              <w:right w:val="single" w:sz="12" w:space="0" w:color="auto"/>
            </w:tcBorders>
          </w:tcPr>
          <w:p w14:paraId="4560D91F" w14:textId="77777777" w:rsidR="00C74D45" w:rsidRPr="00B170BF" w:rsidRDefault="00C74D45" w:rsidP="00C74D45">
            <w:pPr>
              <w:rPr>
                <w:rFonts w:cs="Arial"/>
              </w:rPr>
            </w:pPr>
          </w:p>
        </w:tc>
        <w:tc>
          <w:tcPr>
            <w:tcW w:w="1552"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2F7646F4" w14:textId="77777777" w:rsidR="00C74D45" w:rsidRPr="00B170BF" w:rsidRDefault="00C74D45" w:rsidP="00C74D45">
            <w:pPr>
              <w:rPr>
                <w:rFonts w:cs="Arial"/>
              </w:rPr>
            </w:pPr>
            <w:r w:rsidRPr="00B170BF">
              <w:rPr>
                <w:rFonts w:cs="Arial"/>
              </w:rPr>
              <w:t>Scale</w:t>
            </w:r>
          </w:p>
        </w:tc>
        <w:tc>
          <w:tcPr>
            <w:tcW w:w="2930" w:type="dxa"/>
            <w:gridSpan w:val="3"/>
            <w:tcBorders>
              <w:top w:val="single" w:sz="4" w:space="0" w:color="auto"/>
              <w:left w:val="single" w:sz="4" w:space="0" w:color="auto"/>
              <w:bottom w:val="single" w:sz="4" w:space="0" w:color="auto"/>
              <w:right w:val="single" w:sz="12" w:space="0" w:color="auto"/>
            </w:tcBorders>
            <w:shd w:val="clear" w:color="auto" w:fill="FFFFFF" w:themeFill="background1"/>
          </w:tcPr>
          <w:p w14:paraId="678CC1C6" w14:textId="77777777" w:rsidR="00C74D45" w:rsidRPr="00B170BF" w:rsidRDefault="00C74D45" w:rsidP="00C74D45">
            <w:pPr>
              <w:rPr>
                <w:rFonts w:cs="Arial"/>
              </w:rPr>
            </w:pPr>
            <w:r w:rsidRPr="00B170BF">
              <w:rPr>
                <w:rFonts w:cs="Arial"/>
              </w:rPr>
              <w:t>Dataset viewing scale.</w:t>
            </w:r>
          </w:p>
        </w:tc>
      </w:tr>
      <w:tr w:rsidR="00C74D45" w:rsidRPr="00B170BF" w14:paraId="2F1BA091" w14:textId="77777777" w:rsidTr="00FF4BE3">
        <w:trPr>
          <w:cantSplit/>
          <w:trHeight w:val="237"/>
          <w:jc w:val="center"/>
        </w:trPr>
        <w:tc>
          <w:tcPr>
            <w:tcW w:w="9074"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4AAFF95" w14:textId="77777777" w:rsidR="00C74D45" w:rsidRPr="00B170BF" w:rsidRDefault="00C74D45" w:rsidP="00C74D45">
            <w:pPr>
              <w:jc w:val="center"/>
              <w:rPr>
                <w:rFonts w:cs="Arial"/>
                <w:b/>
                <w:bCs/>
              </w:rPr>
            </w:pPr>
            <w:r w:rsidRPr="00B170BF">
              <w:rPr>
                <w:rFonts w:cs="Arial"/>
                <w:b/>
                <w:bCs/>
              </w:rPr>
              <w:t>Viewing Groups (Default = On)</w:t>
            </w:r>
          </w:p>
        </w:tc>
      </w:tr>
      <w:tr w:rsidR="00C74D45" w:rsidRPr="00B170BF" w14:paraId="06CFAD76" w14:textId="77777777" w:rsidTr="00FF4BE3">
        <w:trPr>
          <w:cantSplit/>
          <w:trHeight w:val="237"/>
          <w:jc w:val="center"/>
        </w:trPr>
        <w:tc>
          <w:tcPr>
            <w:tcW w:w="4862"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1EB9F4F" w14:textId="77777777" w:rsidR="00C74D45" w:rsidRPr="00B170BF" w:rsidRDefault="00C74D45" w:rsidP="00C74D45">
            <w:pPr>
              <w:jc w:val="center"/>
              <w:rPr>
                <w:rFonts w:cs="Arial"/>
                <w:b/>
                <w:bCs/>
              </w:rPr>
            </w:pPr>
            <w:r w:rsidRPr="00B170BF">
              <w:rPr>
                <w:rFonts w:cs="Arial"/>
                <w:b/>
                <w:bCs/>
              </w:rPr>
              <w:t>Standard Display</w:t>
            </w:r>
          </w:p>
        </w:tc>
        <w:tc>
          <w:tcPr>
            <w:tcW w:w="4212"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74B8239" w14:textId="77777777" w:rsidR="00C74D45" w:rsidRPr="00B170BF" w:rsidRDefault="00C74D45" w:rsidP="00C74D45">
            <w:pPr>
              <w:jc w:val="center"/>
              <w:rPr>
                <w:rFonts w:cs="Arial"/>
                <w:b/>
                <w:bCs/>
              </w:rPr>
            </w:pPr>
            <w:r w:rsidRPr="00B170BF">
              <w:rPr>
                <w:rFonts w:cs="Arial"/>
                <w:b/>
                <w:bCs/>
              </w:rPr>
              <w:t>Other</w:t>
            </w:r>
          </w:p>
        </w:tc>
      </w:tr>
      <w:tr w:rsidR="00C74D45" w:rsidRPr="00B170BF" w14:paraId="3AA68F25" w14:textId="77777777" w:rsidTr="00FF4BE3">
        <w:trPr>
          <w:cantSplit/>
          <w:trHeight w:val="224"/>
          <w:jc w:val="center"/>
        </w:trPr>
        <w:tc>
          <w:tcPr>
            <w:tcW w:w="3900" w:type="dxa"/>
            <w:gridSpan w:val="4"/>
            <w:tcBorders>
              <w:top w:val="single" w:sz="4" w:space="0" w:color="auto"/>
              <w:left w:val="single" w:sz="12" w:space="0" w:color="auto"/>
              <w:bottom w:val="single" w:sz="4" w:space="0" w:color="auto"/>
              <w:right w:val="single" w:sz="4" w:space="0" w:color="auto"/>
            </w:tcBorders>
          </w:tcPr>
          <w:p w14:paraId="683E38CB" w14:textId="77777777" w:rsidR="00C74D45" w:rsidRPr="00B170BF" w:rsidRDefault="00C74D45" w:rsidP="00C74D45">
            <w:pPr>
              <w:rPr>
                <w:rFonts w:cs="Arial"/>
              </w:rPr>
            </w:pPr>
            <w:r w:rsidRPr="00B170BF">
              <w:rPr>
                <w:rFonts w:cs="Arial"/>
              </w:rPr>
              <w:t>Drying lines</w:t>
            </w:r>
          </w:p>
        </w:tc>
        <w:tc>
          <w:tcPr>
            <w:tcW w:w="962" w:type="dxa"/>
            <w:gridSpan w:val="2"/>
            <w:tcBorders>
              <w:top w:val="single" w:sz="4" w:space="0" w:color="auto"/>
              <w:left w:val="single" w:sz="4" w:space="0" w:color="auto"/>
              <w:bottom w:val="single" w:sz="4" w:space="0" w:color="auto"/>
              <w:right w:val="single" w:sz="12" w:space="0" w:color="auto"/>
            </w:tcBorders>
          </w:tcPr>
          <w:p w14:paraId="3615B50A"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79CF0CAF" w14:textId="77777777" w:rsidR="00C74D45" w:rsidRPr="00B170BF" w:rsidRDefault="00C74D45" w:rsidP="00C74D45">
            <w:pPr>
              <w:pStyle w:val="Default"/>
              <w:rPr>
                <w:sz w:val="20"/>
                <w:szCs w:val="20"/>
              </w:rPr>
            </w:pPr>
            <w:r w:rsidRPr="00B170BF">
              <w:rPr>
                <w:sz w:val="20"/>
                <w:szCs w:val="20"/>
              </w:rPr>
              <w:t>Spot soundings</w:t>
            </w:r>
          </w:p>
        </w:tc>
        <w:tc>
          <w:tcPr>
            <w:tcW w:w="839" w:type="dxa"/>
            <w:tcBorders>
              <w:top w:val="single" w:sz="4" w:space="0" w:color="auto"/>
              <w:bottom w:val="single" w:sz="4" w:space="0" w:color="auto"/>
              <w:right w:val="single" w:sz="12" w:space="0" w:color="auto"/>
            </w:tcBorders>
            <w:vAlign w:val="center"/>
          </w:tcPr>
          <w:p w14:paraId="17267D6D" w14:textId="77777777" w:rsidR="00C74D45" w:rsidRPr="00B170BF" w:rsidRDefault="00C74D45" w:rsidP="00C74D45">
            <w:pPr>
              <w:rPr>
                <w:rFonts w:cs="Arial"/>
              </w:rPr>
            </w:pPr>
          </w:p>
        </w:tc>
      </w:tr>
      <w:tr w:rsidR="00C74D45" w:rsidRPr="00B170BF" w14:paraId="19C38062" w14:textId="77777777" w:rsidTr="00FF4BE3">
        <w:trPr>
          <w:cantSplit/>
          <w:trHeight w:val="224"/>
          <w:jc w:val="center"/>
        </w:trPr>
        <w:tc>
          <w:tcPr>
            <w:tcW w:w="4862" w:type="dxa"/>
            <w:gridSpan w:val="6"/>
            <w:tcBorders>
              <w:top w:val="single" w:sz="4" w:space="0" w:color="auto"/>
              <w:left w:val="single" w:sz="12" w:space="0" w:color="auto"/>
              <w:bottom w:val="single" w:sz="4" w:space="0" w:color="auto"/>
              <w:right w:val="single" w:sz="12" w:space="0" w:color="auto"/>
            </w:tcBorders>
          </w:tcPr>
          <w:p w14:paraId="22CE6266" w14:textId="77777777" w:rsidR="00C74D45" w:rsidRPr="00B170BF" w:rsidRDefault="00C74D45" w:rsidP="00C74D45">
            <w:pPr>
              <w:rPr>
                <w:rFonts w:cs="Arial"/>
                <w:b/>
                <w:bCs/>
              </w:rPr>
            </w:pPr>
            <w:r w:rsidRPr="00B170BF">
              <w:rPr>
                <w:rFonts w:cs="Arial"/>
                <w:b/>
                <w:bCs/>
              </w:rPr>
              <w:t>Buoys. beacons, aids to navigation</w:t>
            </w:r>
          </w:p>
        </w:tc>
        <w:tc>
          <w:tcPr>
            <w:tcW w:w="3373" w:type="dxa"/>
            <w:gridSpan w:val="3"/>
            <w:tcBorders>
              <w:top w:val="single" w:sz="4" w:space="0" w:color="auto"/>
              <w:left w:val="single" w:sz="12" w:space="0" w:color="auto"/>
              <w:bottom w:val="single" w:sz="4" w:space="0" w:color="auto"/>
            </w:tcBorders>
          </w:tcPr>
          <w:p w14:paraId="62A1A25E" w14:textId="77777777" w:rsidR="00C74D45" w:rsidRPr="00B170BF" w:rsidRDefault="00C74D45" w:rsidP="00C74D45">
            <w:pPr>
              <w:pStyle w:val="Default"/>
              <w:rPr>
                <w:sz w:val="20"/>
                <w:szCs w:val="20"/>
              </w:rPr>
            </w:pPr>
            <w:r w:rsidRPr="00B170BF">
              <w:rPr>
                <w:sz w:val="20"/>
                <w:szCs w:val="20"/>
              </w:rPr>
              <w:t>Submarine cables and pipelines</w:t>
            </w:r>
          </w:p>
        </w:tc>
        <w:tc>
          <w:tcPr>
            <w:tcW w:w="839" w:type="dxa"/>
            <w:tcBorders>
              <w:top w:val="single" w:sz="4" w:space="0" w:color="auto"/>
              <w:bottom w:val="single" w:sz="4" w:space="0" w:color="auto"/>
              <w:right w:val="single" w:sz="12" w:space="0" w:color="auto"/>
            </w:tcBorders>
            <w:vAlign w:val="center"/>
          </w:tcPr>
          <w:p w14:paraId="6DDEDCA4" w14:textId="77777777" w:rsidR="00C74D45" w:rsidRPr="00B170BF" w:rsidRDefault="00C74D45" w:rsidP="00C74D45">
            <w:pPr>
              <w:rPr>
                <w:rFonts w:cs="Arial"/>
              </w:rPr>
            </w:pPr>
          </w:p>
        </w:tc>
      </w:tr>
      <w:tr w:rsidR="00C74D45" w:rsidRPr="00B170BF" w14:paraId="117FE391" w14:textId="77777777" w:rsidTr="00FF4BE3">
        <w:trPr>
          <w:cantSplit/>
          <w:trHeight w:val="224"/>
          <w:jc w:val="center"/>
        </w:trPr>
        <w:tc>
          <w:tcPr>
            <w:tcW w:w="3900" w:type="dxa"/>
            <w:gridSpan w:val="4"/>
            <w:tcBorders>
              <w:top w:val="single" w:sz="4" w:space="0" w:color="auto"/>
              <w:left w:val="single" w:sz="12" w:space="0" w:color="auto"/>
              <w:bottom w:val="single" w:sz="4" w:space="0" w:color="auto"/>
              <w:right w:val="single" w:sz="4" w:space="0" w:color="auto"/>
            </w:tcBorders>
          </w:tcPr>
          <w:p w14:paraId="7C20EC5D" w14:textId="77777777" w:rsidR="00C74D45" w:rsidRPr="00B170BF" w:rsidRDefault="00C74D45" w:rsidP="00C74D45">
            <w:pPr>
              <w:pStyle w:val="Default"/>
              <w:ind w:left="720"/>
              <w:rPr>
                <w:sz w:val="20"/>
                <w:szCs w:val="20"/>
              </w:rPr>
            </w:pPr>
            <w:r w:rsidRPr="00B170BF">
              <w:rPr>
                <w:sz w:val="20"/>
                <w:szCs w:val="20"/>
              </w:rPr>
              <w:t xml:space="preserve">Buoys, beacons, structures </w:t>
            </w:r>
          </w:p>
        </w:tc>
        <w:tc>
          <w:tcPr>
            <w:tcW w:w="962" w:type="dxa"/>
            <w:gridSpan w:val="2"/>
            <w:tcBorders>
              <w:top w:val="single" w:sz="4" w:space="0" w:color="auto"/>
              <w:left w:val="single" w:sz="4" w:space="0" w:color="auto"/>
              <w:bottom w:val="single" w:sz="4" w:space="0" w:color="auto"/>
              <w:right w:val="single" w:sz="12" w:space="0" w:color="auto"/>
            </w:tcBorders>
          </w:tcPr>
          <w:p w14:paraId="1618B7E7"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4D53E62B" w14:textId="77777777" w:rsidR="00C74D45" w:rsidRPr="00B170BF" w:rsidRDefault="00C74D45" w:rsidP="00C74D45">
            <w:pPr>
              <w:pStyle w:val="Default"/>
              <w:rPr>
                <w:sz w:val="20"/>
                <w:szCs w:val="20"/>
              </w:rPr>
            </w:pPr>
            <w:r w:rsidRPr="00B170BF">
              <w:rPr>
                <w:sz w:val="20"/>
                <w:szCs w:val="20"/>
              </w:rPr>
              <w:t>All isolated dangers</w:t>
            </w:r>
          </w:p>
        </w:tc>
        <w:tc>
          <w:tcPr>
            <w:tcW w:w="839" w:type="dxa"/>
            <w:tcBorders>
              <w:top w:val="single" w:sz="4" w:space="0" w:color="auto"/>
              <w:bottom w:val="single" w:sz="4" w:space="0" w:color="auto"/>
              <w:right w:val="single" w:sz="12" w:space="0" w:color="auto"/>
            </w:tcBorders>
            <w:vAlign w:val="center"/>
          </w:tcPr>
          <w:p w14:paraId="26B1E3E1" w14:textId="77777777" w:rsidR="00C74D45" w:rsidRPr="00B170BF" w:rsidRDefault="00C74D45" w:rsidP="00C74D45">
            <w:pPr>
              <w:rPr>
                <w:rFonts w:cs="Arial"/>
              </w:rPr>
            </w:pPr>
          </w:p>
        </w:tc>
      </w:tr>
      <w:tr w:rsidR="00C74D45" w:rsidRPr="00B170BF" w14:paraId="38B9E421" w14:textId="77777777" w:rsidTr="00FF4BE3">
        <w:trPr>
          <w:cantSplit/>
          <w:trHeight w:val="237"/>
          <w:jc w:val="center"/>
        </w:trPr>
        <w:tc>
          <w:tcPr>
            <w:tcW w:w="3900" w:type="dxa"/>
            <w:gridSpan w:val="4"/>
            <w:tcBorders>
              <w:top w:val="single" w:sz="4" w:space="0" w:color="auto"/>
              <w:left w:val="single" w:sz="12" w:space="0" w:color="auto"/>
              <w:bottom w:val="single" w:sz="4" w:space="0" w:color="auto"/>
              <w:right w:val="single" w:sz="4" w:space="0" w:color="auto"/>
            </w:tcBorders>
          </w:tcPr>
          <w:p w14:paraId="7249E752" w14:textId="77777777" w:rsidR="00C74D45" w:rsidRPr="00B170BF" w:rsidRDefault="00C74D45" w:rsidP="00C74D45">
            <w:pPr>
              <w:pStyle w:val="Default"/>
              <w:ind w:left="720"/>
              <w:rPr>
                <w:sz w:val="20"/>
                <w:szCs w:val="20"/>
              </w:rPr>
            </w:pPr>
            <w:r w:rsidRPr="00B170BF">
              <w:rPr>
                <w:sz w:val="20"/>
                <w:szCs w:val="20"/>
              </w:rPr>
              <w:t>Lights</w:t>
            </w:r>
          </w:p>
        </w:tc>
        <w:tc>
          <w:tcPr>
            <w:tcW w:w="962" w:type="dxa"/>
            <w:gridSpan w:val="2"/>
            <w:tcBorders>
              <w:top w:val="single" w:sz="4" w:space="0" w:color="auto"/>
              <w:left w:val="single" w:sz="4" w:space="0" w:color="auto"/>
              <w:bottom w:val="single" w:sz="4" w:space="0" w:color="auto"/>
              <w:right w:val="single" w:sz="12" w:space="0" w:color="auto"/>
            </w:tcBorders>
          </w:tcPr>
          <w:p w14:paraId="183C3718"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591A4266" w14:textId="77777777" w:rsidR="00C74D45" w:rsidRPr="00B170BF" w:rsidRDefault="00C74D45" w:rsidP="00C74D45">
            <w:pPr>
              <w:pStyle w:val="Default"/>
              <w:rPr>
                <w:sz w:val="20"/>
                <w:szCs w:val="20"/>
              </w:rPr>
            </w:pPr>
            <w:r w:rsidRPr="00B170BF">
              <w:rPr>
                <w:sz w:val="20"/>
                <w:szCs w:val="20"/>
              </w:rPr>
              <w:t>Magnetic variation</w:t>
            </w:r>
          </w:p>
        </w:tc>
        <w:tc>
          <w:tcPr>
            <w:tcW w:w="839" w:type="dxa"/>
            <w:tcBorders>
              <w:top w:val="single" w:sz="4" w:space="0" w:color="auto"/>
              <w:bottom w:val="single" w:sz="4" w:space="0" w:color="auto"/>
              <w:right w:val="single" w:sz="12" w:space="0" w:color="auto"/>
            </w:tcBorders>
            <w:vAlign w:val="center"/>
          </w:tcPr>
          <w:p w14:paraId="5F72231C" w14:textId="77777777" w:rsidR="00C74D45" w:rsidRPr="00B170BF" w:rsidRDefault="00C74D45" w:rsidP="00C74D45">
            <w:pPr>
              <w:rPr>
                <w:rFonts w:cs="Arial"/>
              </w:rPr>
            </w:pPr>
          </w:p>
        </w:tc>
      </w:tr>
      <w:tr w:rsidR="00C74D45" w:rsidRPr="00B170BF" w14:paraId="1C2AF72C" w14:textId="77777777" w:rsidTr="00FF4BE3">
        <w:trPr>
          <w:cantSplit/>
          <w:trHeight w:val="224"/>
          <w:jc w:val="center"/>
        </w:trPr>
        <w:tc>
          <w:tcPr>
            <w:tcW w:w="3900" w:type="dxa"/>
            <w:gridSpan w:val="4"/>
            <w:tcBorders>
              <w:top w:val="single" w:sz="4" w:space="0" w:color="auto"/>
              <w:left w:val="single" w:sz="12" w:space="0" w:color="auto"/>
              <w:bottom w:val="single" w:sz="4" w:space="0" w:color="auto"/>
              <w:right w:val="single" w:sz="4" w:space="0" w:color="auto"/>
            </w:tcBorders>
          </w:tcPr>
          <w:p w14:paraId="4E71A299" w14:textId="77777777" w:rsidR="00C74D45" w:rsidRPr="00B170BF" w:rsidRDefault="00C74D45" w:rsidP="00C74D45">
            <w:pPr>
              <w:pStyle w:val="Default"/>
              <w:rPr>
                <w:sz w:val="20"/>
                <w:szCs w:val="20"/>
              </w:rPr>
            </w:pPr>
            <w:r w:rsidRPr="00B170BF">
              <w:rPr>
                <w:sz w:val="20"/>
                <w:szCs w:val="20"/>
              </w:rPr>
              <w:t>Boundaries and limits</w:t>
            </w:r>
          </w:p>
        </w:tc>
        <w:tc>
          <w:tcPr>
            <w:tcW w:w="962" w:type="dxa"/>
            <w:gridSpan w:val="2"/>
            <w:tcBorders>
              <w:top w:val="single" w:sz="4" w:space="0" w:color="auto"/>
              <w:left w:val="single" w:sz="4" w:space="0" w:color="auto"/>
              <w:bottom w:val="single" w:sz="4" w:space="0" w:color="auto"/>
              <w:right w:val="single" w:sz="12" w:space="0" w:color="auto"/>
            </w:tcBorders>
          </w:tcPr>
          <w:p w14:paraId="7877B4E6"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2363DC49" w14:textId="77777777" w:rsidR="00C74D45" w:rsidRPr="00B170BF" w:rsidRDefault="00C74D45" w:rsidP="00C74D45">
            <w:pPr>
              <w:pStyle w:val="Default"/>
              <w:rPr>
                <w:sz w:val="20"/>
                <w:szCs w:val="20"/>
              </w:rPr>
            </w:pPr>
            <w:r w:rsidRPr="00B170BF">
              <w:rPr>
                <w:sz w:val="20"/>
                <w:szCs w:val="20"/>
              </w:rPr>
              <w:t>Depth contours</w:t>
            </w:r>
          </w:p>
        </w:tc>
        <w:tc>
          <w:tcPr>
            <w:tcW w:w="839" w:type="dxa"/>
            <w:tcBorders>
              <w:top w:val="single" w:sz="4" w:space="0" w:color="auto"/>
              <w:bottom w:val="single" w:sz="4" w:space="0" w:color="auto"/>
              <w:right w:val="single" w:sz="12" w:space="0" w:color="auto"/>
            </w:tcBorders>
            <w:vAlign w:val="center"/>
          </w:tcPr>
          <w:p w14:paraId="49069265" w14:textId="77777777" w:rsidR="00C74D45" w:rsidRPr="00B170BF" w:rsidRDefault="00C74D45" w:rsidP="00C74D45">
            <w:pPr>
              <w:rPr>
                <w:rFonts w:cs="Arial"/>
              </w:rPr>
            </w:pPr>
          </w:p>
        </w:tc>
      </w:tr>
      <w:tr w:rsidR="00C74D45" w:rsidRPr="00B170BF" w14:paraId="088C2CF7" w14:textId="77777777" w:rsidTr="00FF4BE3">
        <w:trPr>
          <w:cantSplit/>
          <w:trHeight w:val="224"/>
          <w:jc w:val="center"/>
        </w:trPr>
        <w:tc>
          <w:tcPr>
            <w:tcW w:w="3900" w:type="dxa"/>
            <w:gridSpan w:val="4"/>
            <w:tcBorders>
              <w:top w:val="single" w:sz="4" w:space="0" w:color="auto"/>
              <w:left w:val="single" w:sz="12" w:space="0" w:color="auto"/>
              <w:bottom w:val="single" w:sz="4" w:space="0" w:color="auto"/>
              <w:right w:val="single" w:sz="4" w:space="0" w:color="auto"/>
            </w:tcBorders>
          </w:tcPr>
          <w:p w14:paraId="37591B97" w14:textId="77777777" w:rsidR="00C74D45" w:rsidRPr="00B170BF" w:rsidRDefault="00C74D45" w:rsidP="00C74D45">
            <w:pPr>
              <w:pStyle w:val="Default"/>
              <w:rPr>
                <w:sz w:val="20"/>
                <w:szCs w:val="20"/>
              </w:rPr>
            </w:pPr>
            <w:r w:rsidRPr="00B170BF">
              <w:rPr>
                <w:sz w:val="20"/>
                <w:szCs w:val="20"/>
              </w:rPr>
              <w:t>Prohibited and restricted areas</w:t>
            </w:r>
          </w:p>
        </w:tc>
        <w:tc>
          <w:tcPr>
            <w:tcW w:w="962" w:type="dxa"/>
            <w:gridSpan w:val="2"/>
            <w:tcBorders>
              <w:top w:val="single" w:sz="4" w:space="0" w:color="auto"/>
              <w:left w:val="single" w:sz="4" w:space="0" w:color="auto"/>
              <w:bottom w:val="single" w:sz="4" w:space="0" w:color="auto"/>
              <w:right w:val="single" w:sz="12" w:space="0" w:color="auto"/>
            </w:tcBorders>
          </w:tcPr>
          <w:p w14:paraId="70844A11"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1E1A62B1" w14:textId="77777777" w:rsidR="00C74D45" w:rsidRPr="00B170BF" w:rsidRDefault="00C74D45" w:rsidP="00C74D45">
            <w:pPr>
              <w:pStyle w:val="Default"/>
              <w:rPr>
                <w:sz w:val="20"/>
                <w:szCs w:val="20"/>
              </w:rPr>
            </w:pPr>
            <w:r w:rsidRPr="00B170BF">
              <w:rPr>
                <w:sz w:val="20"/>
                <w:szCs w:val="20"/>
              </w:rPr>
              <w:t>Seabed</w:t>
            </w:r>
          </w:p>
        </w:tc>
        <w:tc>
          <w:tcPr>
            <w:tcW w:w="839" w:type="dxa"/>
            <w:tcBorders>
              <w:top w:val="single" w:sz="4" w:space="0" w:color="auto"/>
              <w:bottom w:val="single" w:sz="4" w:space="0" w:color="auto"/>
              <w:right w:val="single" w:sz="12" w:space="0" w:color="auto"/>
            </w:tcBorders>
            <w:vAlign w:val="center"/>
          </w:tcPr>
          <w:p w14:paraId="7548E528" w14:textId="77777777" w:rsidR="00C74D45" w:rsidRPr="00B170BF" w:rsidRDefault="00C74D45" w:rsidP="00C74D45">
            <w:pPr>
              <w:rPr>
                <w:rFonts w:cs="Arial"/>
              </w:rPr>
            </w:pPr>
          </w:p>
        </w:tc>
      </w:tr>
      <w:tr w:rsidR="00C74D45" w:rsidRPr="00B170BF" w14:paraId="7E74393F" w14:textId="77777777" w:rsidTr="00FF4BE3">
        <w:trPr>
          <w:cantSplit/>
          <w:trHeight w:val="224"/>
          <w:jc w:val="center"/>
        </w:trPr>
        <w:tc>
          <w:tcPr>
            <w:tcW w:w="3900" w:type="dxa"/>
            <w:gridSpan w:val="4"/>
            <w:tcBorders>
              <w:top w:val="single" w:sz="4" w:space="0" w:color="auto"/>
              <w:left w:val="single" w:sz="12" w:space="0" w:color="auto"/>
              <w:bottom w:val="single" w:sz="4" w:space="0" w:color="auto"/>
              <w:right w:val="single" w:sz="4" w:space="0" w:color="auto"/>
            </w:tcBorders>
          </w:tcPr>
          <w:p w14:paraId="04A5B5E8" w14:textId="77777777" w:rsidR="00C74D45" w:rsidRPr="00B170BF" w:rsidRDefault="00C74D45" w:rsidP="00C74D45">
            <w:pPr>
              <w:pStyle w:val="Default"/>
              <w:rPr>
                <w:sz w:val="20"/>
                <w:szCs w:val="20"/>
              </w:rPr>
            </w:pPr>
            <w:r w:rsidRPr="00B170BF">
              <w:rPr>
                <w:sz w:val="20"/>
                <w:szCs w:val="20"/>
              </w:rPr>
              <w:t>Chart scale boundaries</w:t>
            </w:r>
          </w:p>
        </w:tc>
        <w:tc>
          <w:tcPr>
            <w:tcW w:w="962" w:type="dxa"/>
            <w:gridSpan w:val="2"/>
            <w:tcBorders>
              <w:top w:val="single" w:sz="4" w:space="0" w:color="auto"/>
              <w:left w:val="single" w:sz="4" w:space="0" w:color="auto"/>
              <w:bottom w:val="single" w:sz="4" w:space="0" w:color="auto"/>
              <w:right w:val="single" w:sz="12" w:space="0" w:color="auto"/>
            </w:tcBorders>
          </w:tcPr>
          <w:p w14:paraId="64404545"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10AE468E" w14:textId="77777777" w:rsidR="00C74D45" w:rsidRPr="00B170BF" w:rsidRDefault="00C74D45" w:rsidP="00C74D45">
            <w:pPr>
              <w:pStyle w:val="Default"/>
              <w:rPr>
                <w:sz w:val="20"/>
                <w:szCs w:val="20"/>
              </w:rPr>
            </w:pPr>
            <w:r w:rsidRPr="00B170BF">
              <w:rPr>
                <w:sz w:val="20"/>
                <w:szCs w:val="20"/>
              </w:rPr>
              <w:t>Tidal</w:t>
            </w:r>
          </w:p>
        </w:tc>
        <w:tc>
          <w:tcPr>
            <w:tcW w:w="839" w:type="dxa"/>
            <w:tcBorders>
              <w:top w:val="single" w:sz="4" w:space="0" w:color="auto"/>
              <w:bottom w:val="single" w:sz="4" w:space="0" w:color="auto"/>
              <w:right w:val="single" w:sz="12" w:space="0" w:color="auto"/>
            </w:tcBorders>
            <w:vAlign w:val="center"/>
          </w:tcPr>
          <w:p w14:paraId="08D56AF0" w14:textId="77777777" w:rsidR="00C74D45" w:rsidRPr="00B170BF" w:rsidRDefault="00C74D45" w:rsidP="00C74D45">
            <w:pPr>
              <w:rPr>
                <w:rFonts w:cs="Arial"/>
              </w:rPr>
            </w:pPr>
          </w:p>
        </w:tc>
      </w:tr>
      <w:tr w:rsidR="00C74D45" w:rsidRPr="00B170BF" w14:paraId="4EF6AF13" w14:textId="77777777" w:rsidTr="00FF4BE3">
        <w:trPr>
          <w:cantSplit/>
          <w:trHeight w:val="224"/>
          <w:jc w:val="center"/>
        </w:trPr>
        <w:tc>
          <w:tcPr>
            <w:tcW w:w="3900" w:type="dxa"/>
            <w:gridSpan w:val="4"/>
            <w:tcBorders>
              <w:top w:val="single" w:sz="4" w:space="0" w:color="auto"/>
              <w:left w:val="single" w:sz="12" w:space="0" w:color="auto"/>
              <w:bottom w:val="single" w:sz="4" w:space="0" w:color="auto"/>
              <w:right w:val="single" w:sz="4" w:space="0" w:color="auto"/>
            </w:tcBorders>
          </w:tcPr>
          <w:p w14:paraId="4BC531B4" w14:textId="77777777" w:rsidR="00C74D45" w:rsidRPr="00B170BF" w:rsidRDefault="00C74D45" w:rsidP="00C74D45">
            <w:pPr>
              <w:pStyle w:val="Default"/>
              <w:rPr>
                <w:sz w:val="20"/>
                <w:szCs w:val="20"/>
              </w:rPr>
            </w:pPr>
            <w:r w:rsidRPr="00B170BF">
              <w:rPr>
                <w:sz w:val="20"/>
                <w:szCs w:val="20"/>
              </w:rPr>
              <w:t>Cautionary notes</w:t>
            </w:r>
          </w:p>
        </w:tc>
        <w:tc>
          <w:tcPr>
            <w:tcW w:w="962" w:type="dxa"/>
            <w:gridSpan w:val="2"/>
            <w:tcBorders>
              <w:top w:val="single" w:sz="4" w:space="0" w:color="auto"/>
              <w:left w:val="single" w:sz="4" w:space="0" w:color="auto"/>
              <w:bottom w:val="single" w:sz="4" w:space="0" w:color="auto"/>
              <w:right w:val="single" w:sz="12" w:space="0" w:color="auto"/>
            </w:tcBorders>
          </w:tcPr>
          <w:p w14:paraId="67109E21"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038F4CBB" w14:textId="77777777" w:rsidR="00C74D45" w:rsidRPr="00B170BF" w:rsidRDefault="00C74D45" w:rsidP="00C74D45">
            <w:pPr>
              <w:pStyle w:val="Default"/>
              <w:rPr>
                <w:sz w:val="20"/>
                <w:szCs w:val="20"/>
              </w:rPr>
            </w:pPr>
            <w:r w:rsidRPr="00B170BF">
              <w:rPr>
                <w:sz w:val="20"/>
                <w:szCs w:val="20"/>
              </w:rPr>
              <w:t>Miscellaneous (Other)</w:t>
            </w:r>
          </w:p>
        </w:tc>
        <w:tc>
          <w:tcPr>
            <w:tcW w:w="839" w:type="dxa"/>
            <w:tcBorders>
              <w:top w:val="single" w:sz="4" w:space="0" w:color="auto"/>
              <w:bottom w:val="single" w:sz="4" w:space="0" w:color="auto"/>
              <w:right w:val="single" w:sz="12" w:space="0" w:color="auto"/>
            </w:tcBorders>
            <w:vAlign w:val="center"/>
          </w:tcPr>
          <w:p w14:paraId="2B7F5543" w14:textId="77777777" w:rsidR="00C74D45" w:rsidRPr="00B170BF" w:rsidRDefault="00C74D45" w:rsidP="00C74D45">
            <w:pPr>
              <w:rPr>
                <w:rFonts w:cs="Arial"/>
              </w:rPr>
            </w:pPr>
          </w:p>
        </w:tc>
      </w:tr>
      <w:tr w:rsidR="00C74D45" w:rsidRPr="00B170BF" w14:paraId="760E0F0F" w14:textId="77777777" w:rsidTr="00FF4BE3">
        <w:trPr>
          <w:cantSplit/>
          <w:trHeight w:val="224"/>
          <w:jc w:val="center"/>
        </w:trPr>
        <w:tc>
          <w:tcPr>
            <w:tcW w:w="3900" w:type="dxa"/>
            <w:gridSpan w:val="4"/>
            <w:tcBorders>
              <w:top w:val="single" w:sz="4" w:space="0" w:color="auto"/>
              <w:left w:val="single" w:sz="12" w:space="0" w:color="auto"/>
              <w:bottom w:val="single" w:sz="4" w:space="0" w:color="auto"/>
              <w:right w:val="single" w:sz="4" w:space="0" w:color="auto"/>
            </w:tcBorders>
          </w:tcPr>
          <w:p w14:paraId="68A74D88" w14:textId="77777777" w:rsidR="00C74D45" w:rsidRPr="00B170BF" w:rsidRDefault="00C74D45" w:rsidP="00C74D45">
            <w:pPr>
              <w:pStyle w:val="Default"/>
              <w:rPr>
                <w:sz w:val="20"/>
                <w:szCs w:val="20"/>
              </w:rPr>
            </w:pPr>
            <w:r w:rsidRPr="00B170BF">
              <w:rPr>
                <w:sz w:val="20"/>
                <w:szCs w:val="20"/>
              </w:rPr>
              <w:t>Ships’ routeing systems and ferry routes</w:t>
            </w:r>
          </w:p>
        </w:tc>
        <w:tc>
          <w:tcPr>
            <w:tcW w:w="962" w:type="dxa"/>
            <w:gridSpan w:val="2"/>
            <w:tcBorders>
              <w:top w:val="single" w:sz="4" w:space="0" w:color="auto"/>
              <w:left w:val="single" w:sz="4" w:space="0" w:color="auto"/>
              <w:bottom w:val="single" w:sz="4" w:space="0" w:color="auto"/>
              <w:right w:val="single" w:sz="12" w:space="0" w:color="auto"/>
            </w:tcBorders>
          </w:tcPr>
          <w:p w14:paraId="75564E3E"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0B0499B0" w14:textId="77777777" w:rsidR="00C74D45" w:rsidRPr="00B170BF" w:rsidRDefault="00C74D45" w:rsidP="00C74D45">
            <w:pPr>
              <w:rPr>
                <w:rFonts w:cs="Arial"/>
              </w:rPr>
            </w:pPr>
          </w:p>
        </w:tc>
        <w:tc>
          <w:tcPr>
            <w:tcW w:w="839" w:type="dxa"/>
            <w:tcBorders>
              <w:top w:val="single" w:sz="4" w:space="0" w:color="auto"/>
              <w:bottom w:val="single" w:sz="4" w:space="0" w:color="auto"/>
              <w:right w:val="single" w:sz="12" w:space="0" w:color="auto"/>
            </w:tcBorders>
            <w:vAlign w:val="center"/>
          </w:tcPr>
          <w:p w14:paraId="4A889D79" w14:textId="77777777" w:rsidR="00C74D45" w:rsidRPr="00B170BF" w:rsidRDefault="00C74D45" w:rsidP="00C74D45">
            <w:pPr>
              <w:rPr>
                <w:rFonts w:cs="Arial"/>
              </w:rPr>
            </w:pPr>
          </w:p>
        </w:tc>
      </w:tr>
      <w:tr w:rsidR="00C74D45" w:rsidRPr="00B170BF" w14:paraId="449013FE" w14:textId="77777777" w:rsidTr="00FF4BE3">
        <w:trPr>
          <w:cantSplit/>
          <w:trHeight w:val="237"/>
          <w:jc w:val="center"/>
        </w:trPr>
        <w:tc>
          <w:tcPr>
            <w:tcW w:w="3900" w:type="dxa"/>
            <w:gridSpan w:val="4"/>
            <w:tcBorders>
              <w:top w:val="single" w:sz="4" w:space="0" w:color="auto"/>
              <w:left w:val="single" w:sz="12" w:space="0" w:color="auto"/>
              <w:bottom w:val="single" w:sz="4" w:space="0" w:color="auto"/>
              <w:right w:val="single" w:sz="4" w:space="0" w:color="auto"/>
            </w:tcBorders>
          </w:tcPr>
          <w:p w14:paraId="1464A611" w14:textId="77777777" w:rsidR="00C74D45" w:rsidRPr="00B170BF" w:rsidRDefault="00C74D45" w:rsidP="00C74D45">
            <w:pPr>
              <w:pStyle w:val="Default"/>
              <w:rPr>
                <w:sz w:val="20"/>
                <w:szCs w:val="20"/>
              </w:rPr>
            </w:pPr>
            <w:r w:rsidRPr="00B170BF">
              <w:rPr>
                <w:sz w:val="20"/>
                <w:szCs w:val="20"/>
              </w:rPr>
              <w:t xml:space="preserve">Archipelagic sea lanes </w:t>
            </w:r>
          </w:p>
        </w:tc>
        <w:tc>
          <w:tcPr>
            <w:tcW w:w="962" w:type="dxa"/>
            <w:gridSpan w:val="2"/>
            <w:tcBorders>
              <w:top w:val="single" w:sz="4" w:space="0" w:color="auto"/>
              <w:left w:val="single" w:sz="4" w:space="0" w:color="auto"/>
              <w:bottom w:val="single" w:sz="4" w:space="0" w:color="auto"/>
              <w:right w:val="single" w:sz="12" w:space="0" w:color="auto"/>
            </w:tcBorders>
          </w:tcPr>
          <w:p w14:paraId="74439823"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60307F3C" w14:textId="77777777" w:rsidR="00C74D45" w:rsidRPr="00B170BF" w:rsidRDefault="00C74D45" w:rsidP="00C74D45">
            <w:pPr>
              <w:rPr>
                <w:rFonts w:cs="Arial"/>
              </w:rPr>
            </w:pPr>
          </w:p>
        </w:tc>
        <w:tc>
          <w:tcPr>
            <w:tcW w:w="839" w:type="dxa"/>
            <w:tcBorders>
              <w:top w:val="single" w:sz="4" w:space="0" w:color="auto"/>
              <w:bottom w:val="single" w:sz="4" w:space="0" w:color="auto"/>
              <w:right w:val="single" w:sz="12" w:space="0" w:color="auto"/>
            </w:tcBorders>
            <w:vAlign w:val="center"/>
          </w:tcPr>
          <w:p w14:paraId="3F8DF8D7" w14:textId="77777777" w:rsidR="00C74D45" w:rsidRPr="00B170BF" w:rsidRDefault="00C74D45" w:rsidP="00C74D45">
            <w:pPr>
              <w:rPr>
                <w:rFonts w:cs="Arial"/>
              </w:rPr>
            </w:pPr>
          </w:p>
        </w:tc>
      </w:tr>
      <w:tr w:rsidR="00B22900" w:rsidRPr="00B170BF" w14:paraId="4D11EE9B" w14:textId="77777777" w:rsidTr="00C0722B">
        <w:trPr>
          <w:cantSplit/>
          <w:trHeight w:val="224"/>
          <w:jc w:val="center"/>
        </w:trPr>
        <w:tc>
          <w:tcPr>
            <w:tcW w:w="4862" w:type="dxa"/>
            <w:gridSpan w:val="6"/>
            <w:tcBorders>
              <w:top w:val="single" w:sz="4" w:space="0" w:color="auto"/>
              <w:left w:val="single" w:sz="12" w:space="0" w:color="auto"/>
              <w:bottom w:val="single" w:sz="4" w:space="0" w:color="auto"/>
              <w:right w:val="single" w:sz="12" w:space="0" w:color="auto"/>
            </w:tcBorders>
          </w:tcPr>
          <w:p w14:paraId="68F3F3EA" w14:textId="1C7F777B" w:rsidR="00B22900" w:rsidRPr="00B170BF" w:rsidRDefault="00B22900" w:rsidP="00B22900">
            <w:pPr>
              <w:jc w:val="left"/>
              <w:rPr>
                <w:rFonts w:cs="Arial"/>
              </w:rPr>
            </w:pPr>
            <w:r w:rsidRPr="00B170BF">
              <w:rPr>
                <w:b/>
                <w:bCs/>
              </w:rPr>
              <w:t>Miscellaneous (Standard)</w:t>
            </w:r>
          </w:p>
        </w:tc>
        <w:tc>
          <w:tcPr>
            <w:tcW w:w="3373" w:type="dxa"/>
            <w:gridSpan w:val="3"/>
            <w:tcBorders>
              <w:top w:val="single" w:sz="4" w:space="0" w:color="auto"/>
              <w:left w:val="single" w:sz="12" w:space="0" w:color="auto"/>
              <w:bottom w:val="single" w:sz="4" w:space="0" w:color="auto"/>
            </w:tcBorders>
          </w:tcPr>
          <w:p w14:paraId="71E151EA" w14:textId="77777777" w:rsidR="00B22900" w:rsidRPr="00B170BF" w:rsidRDefault="00B22900" w:rsidP="00C74D45">
            <w:pPr>
              <w:rPr>
                <w:rFonts w:cs="Arial"/>
              </w:rPr>
            </w:pPr>
          </w:p>
        </w:tc>
        <w:tc>
          <w:tcPr>
            <w:tcW w:w="839" w:type="dxa"/>
            <w:tcBorders>
              <w:top w:val="single" w:sz="4" w:space="0" w:color="auto"/>
              <w:bottom w:val="single" w:sz="4" w:space="0" w:color="auto"/>
              <w:right w:val="single" w:sz="12" w:space="0" w:color="auto"/>
            </w:tcBorders>
            <w:vAlign w:val="center"/>
          </w:tcPr>
          <w:p w14:paraId="6C106C26" w14:textId="77777777" w:rsidR="00B22900" w:rsidRPr="00B170BF" w:rsidRDefault="00B22900" w:rsidP="00C74D45">
            <w:pPr>
              <w:rPr>
                <w:rFonts w:cs="Arial"/>
              </w:rPr>
            </w:pPr>
          </w:p>
        </w:tc>
      </w:tr>
      <w:tr w:rsidR="00C74D45" w:rsidRPr="00B170BF" w14:paraId="72EDB379" w14:textId="77777777" w:rsidTr="00FF4BE3">
        <w:trPr>
          <w:cantSplit/>
          <w:trHeight w:val="224"/>
          <w:jc w:val="center"/>
        </w:trPr>
        <w:tc>
          <w:tcPr>
            <w:tcW w:w="3900" w:type="dxa"/>
            <w:gridSpan w:val="4"/>
            <w:tcBorders>
              <w:top w:val="single" w:sz="4" w:space="0" w:color="auto"/>
              <w:left w:val="single" w:sz="12" w:space="0" w:color="auto"/>
              <w:bottom w:val="single" w:sz="4" w:space="0" w:color="auto"/>
              <w:right w:val="single" w:sz="4" w:space="0" w:color="auto"/>
            </w:tcBorders>
          </w:tcPr>
          <w:p w14:paraId="43FB9370" w14:textId="77777777" w:rsidR="00C74D45" w:rsidRPr="00B170BF" w:rsidRDefault="00C74D45" w:rsidP="00C74D45">
            <w:pPr>
              <w:pStyle w:val="Default"/>
              <w:ind w:left="720"/>
              <w:rPr>
                <w:sz w:val="20"/>
                <w:szCs w:val="20"/>
              </w:rPr>
            </w:pPr>
            <w:r w:rsidRPr="00B170BF">
              <w:rPr>
                <w:sz w:val="20"/>
                <w:szCs w:val="20"/>
              </w:rPr>
              <w:lastRenderedPageBreak/>
              <w:t>Chart (Standard)</w:t>
            </w:r>
          </w:p>
        </w:tc>
        <w:tc>
          <w:tcPr>
            <w:tcW w:w="962" w:type="dxa"/>
            <w:gridSpan w:val="2"/>
            <w:tcBorders>
              <w:top w:val="single" w:sz="4" w:space="0" w:color="auto"/>
              <w:left w:val="single" w:sz="4" w:space="0" w:color="auto"/>
              <w:bottom w:val="single" w:sz="4" w:space="0" w:color="auto"/>
              <w:right w:val="single" w:sz="12" w:space="0" w:color="auto"/>
            </w:tcBorders>
          </w:tcPr>
          <w:p w14:paraId="25541571"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4" w:space="0" w:color="auto"/>
            </w:tcBorders>
          </w:tcPr>
          <w:p w14:paraId="25C75D27" w14:textId="77777777" w:rsidR="00C74D45" w:rsidRPr="00B170BF" w:rsidRDefault="00C74D45" w:rsidP="00C74D45">
            <w:pPr>
              <w:rPr>
                <w:rFonts w:cs="Arial"/>
              </w:rPr>
            </w:pPr>
          </w:p>
        </w:tc>
        <w:tc>
          <w:tcPr>
            <w:tcW w:w="839" w:type="dxa"/>
            <w:tcBorders>
              <w:top w:val="single" w:sz="4" w:space="0" w:color="auto"/>
              <w:bottom w:val="single" w:sz="4" w:space="0" w:color="auto"/>
              <w:right w:val="single" w:sz="12" w:space="0" w:color="auto"/>
            </w:tcBorders>
            <w:vAlign w:val="center"/>
          </w:tcPr>
          <w:p w14:paraId="6C4D777C" w14:textId="77777777" w:rsidR="00C74D45" w:rsidRPr="00B170BF" w:rsidRDefault="00C74D45" w:rsidP="00C74D45">
            <w:pPr>
              <w:rPr>
                <w:rFonts w:cs="Arial"/>
              </w:rPr>
            </w:pPr>
          </w:p>
        </w:tc>
      </w:tr>
      <w:tr w:rsidR="00C74D45" w:rsidRPr="00B170BF" w14:paraId="247D8BC2" w14:textId="77777777" w:rsidTr="00FF4BE3">
        <w:trPr>
          <w:cantSplit/>
          <w:trHeight w:val="224"/>
          <w:jc w:val="center"/>
        </w:trPr>
        <w:tc>
          <w:tcPr>
            <w:tcW w:w="3900" w:type="dxa"/>
            <w:gridSpan w:val="4"/>
            <w:tcBorders>
              <w:top w:val="single" w:sz="4" w:space="0" w:color="auto"/>
              <w:left w:val="single" w:sz="12" w:space="0" w:color="auto"/>
              <w:bottom w:val="single" w:sz="12" w:space="0" w:color="auto"/>
              <w:right w:val="single" w:sz="4" w:space="0" w:color="auto"/>
            </w:tcBorders>
          </w:tcPr>
          <w:p w14:paraId="240B2AA9" w14:textId="77777777" w:rsidR="00C74D45" w:rsidRPr="00B170BF" w:rsidRDefault="00C74D45" w:rsidP="00C74D45">
            <w:pPr>
              <w:pStyle w:val="Default"/>
              <w:ind w:left="720"/>
              <w:rPr>
                <w:sz w:val="20"/>
                <w:szCs w:val="20"/>
              </w:rPr>
            </w:pPr>
            <w:r w:rsidRPr="00B170BF">
              <w:rPr>
                <w:sz w:val="20"/>
                <w:szCs w:val="20"/>
              </w:rPr>
              <w:t>Alert Highlights (Standard)</w:t>
            </w:r>
          </w:p>
        </w:tc>
        <w:tc>
          <w:tcPr>
            <w:tcW w:w="962" w:type="dxa"/>
            <w:gridSpan w:val="2"/>
            <w:tcBorders>
              <w:top w:val="single" w:sz="4" w:space="0" w:color="auto"/>
              <w:left w:val="single" w:sz="4" w:space="0" w:color="auto"/>
              <w:bottom w:val="single" w:sz="12" w:space="0" w:color="auto"/>
              <w:right w:val="single" w:sz="12" w:space="0" w:color="auto"/>
            </w:tcBorders>
          </w:tcPr>
          <w:p w14:paraId="5B70590E" w14:textId="77777777" w:rsidR="00C74D45" w:rsidRPr="00B170BF" w:rsidRDefault="00C74D45" w:rsidP="00C74D45">
            <w:pPr>
              <w:jc w:val="center"/>
              <w:rPr>
                <w:rFonts w:cs="Arial"/>
              </w:rPr>
            </w:pPr>
          </w:p>
        </w:tc>
        <w:tc>
          <w:tcPr>
            <w:tcW w:w="3373" w:type="dxa"/>
            <w:gridSpan w:val="3"/>
            <w:tcBorders>
              <w:top w:val="single" w:sz="4" w:space="0" w:color="auto"/>
              <w:left w:val="single" w:sz="12" w:space="0" w:color="auto"/>
              <w:bottom w:val="single" w:sz="12" w:space="0" w:color="auto"/>
            </w:tcBorders>
          </w:tcPr>
          <w:p w14:paraId="001548C1" w14:textId="77777777" w:rsidR="00C74D45" w:rsidRPr="00B170BF" w:rsidRDefault="00C74D45" w:rsidP="00C74D45">
            <w:pPr>
              <w:rPr>
                <w:rFonts w:cs="Arial"/>
              </w:rPr>
            </w:pPr>
          </w:p>
        </w:tc>
        <w:tc>
          <w:tcPr>
            <w:tcW w:w="839" w:type="dxa"/>
            <w:tcBorders>
              <w:top w:val="single" w:sz="4" w:space="0" w:color="auto"/>
              <w:bottom w:val="single" w:sz="12" w:space="0" w:color="auto"/>
              <w:right w:val="single" w:sz="12" w:space="0" w:color="auto"/>
            </w:tcBorders>
            <w:vAlign w:val="center"/>
          </w:tcPr>
          <w:p w14:paraId="4B94BF59" w14:textId="77777777" w:rsidR="00C74D45" w:rsidRPr="00B170BF" w:rsidRDefault="00C74D45" w:rsidP="00C74D45">
            <w:pPr>
              <w:rPr>
                <w:rFonts w:cs="Arial"/>
              </w:rPr>
            </w:pPr>
          </w:p>
        </w:tc>
      </w:tr>
      <w:tr w:rsidR="00C74D45" w:rsidRPr="00B170BF" w14:paraId="345890BD" w14:textId="77777777" w:rsidTr="00FF4BE3">
        <w:trPr>
          <w:cantSplit/>
          <w:trHeight w:val="224"/>
          <w:jc w:val="center"/>
        </w:trPr>
        <w:tc>
          <w:tcPr>
            <w:tcW w:w="9074"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933693A" w14:textId="77777777" w:rsidR="00C74D45" w:rsidRPr="00B170BF" w:rsidRDefault="00C74D45" w:rsidP="00C74D45">
            <w:pPr>
              <w:jc w:val="center"/>
              <w:rPr>
                <w:rFonts w:cs="Arial"/>
                <w:b/>
                <w:bCs/>
              </w:rPr>
            </w:pPr>
            <w:r w:rsidRPr="00B170BF">
              <w:rPr>
                <w:rFonts w:cs="Arial"/>
                <w:b/>
                <w:bCs/>
              </w:rPr>
              <w:t>Action</w:t>
            </w:r>
          </w:p>
        </w:tc>
      </w:tr>
      <w:tr w:rsidR="00C74D45" w:rsidRPr="00B170BF" w14:paraId="02C09D4E" w14:textId="77777777" w:rsidTr="00FF4BE3">
        <w:trPr>
          <w:cantSplit/>
          <w:trHeight w:val="237"/>
          <w:jc w:val="center"/>
        </w:trPr>
        <w:tc>
          <w:tcPr>
            <w:tcW w:w="9074" w:type="dxa"/>
            <w:gridSpan w:val="10"/>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44B5851E" w14:textId="77777777" w:rsidR="00C74D45" w:rsidRPr="00B170BF" w:rsidRDefault="00C74D45" w:rsidP="00C74D45">
            <w:pPr>
              <w:rPr>
                <w:rFonts w:cs="Arial"/>
              </w:rPr>
            </w:pPr>
            <w:r w:rsidRPr="00B170BF">
              <w:rPr>
                <w:rStyle w:val="fontstyle01"/>
              </w:rPr>
              <w:t>The action which the test executor must perform after the setup is in place and before checking the expected results.</w:t>
            </w:r>
          </w:p>
        </w:tc>
      </w:tr>
      <w:tr w:rsidR="00C74D45" w:rsidRPr="00B170BF" w14:paraId="0FC4B16D" w14:textId="77777777" w:rsidTr="00FF4BE3">
        <w:trPr>
          <w:cantSplit/>
          <w:trHeight w:val="237"/>
          <w:jc w:val="center"/>
        </w:trPr>
        <w:tc>
          <w:tcPr>
            <w:tcW w:w="9074"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325F5ECD" w14:textId="77777777" w:rsidR="00C74D45" w:rsidRPr="00B170BF" w:rsidRDefault="00C74D45" w:rsidP="00C74D45">
            <w:pPr>
              <w:jc w:val="center"/>
              <w:rPr>
                <w:rFonts w:cs="Arial"/>
              </w:rPr>
            </w:pPr>
            <w:r w:rsidRPr="00B170BF">
              <w:rPr>
                <w:rFonts w:cs="Arial"/>
                <w:b/>
                <w:bCs/>
              </w:rPr>
              <w:t>Results</w:t>
            </w:r>
          </w:p>
        </w:tc>
      </w:tr>
      <w:tr w:rsidR="00C74D45" w:rsidRPr="00B170BF" w14:paraId="6930BE0A" w14:textId="77777777" w:rsidTr="00FF4BE3">
        <w:trPr>
          <w:cantSplit/>
          <w:trHeight w:val="237"/>
          <w:jc w:val="center"/>
        </w:trPr>
        <w:tc>
          <w:tcPr>
            <w:tcW w:w="9074" w:type="dxa"/>
            <w:gridSpan w:val="10"/>
            <w:tcBorders>
              <w:top w:val="single" w:sz="4" w:space="0" w:color="auto"/>
              <w:left w:val="single" w:sz="12" w:space="0" w:color="auto"/>
              <w:bottom w:val="single" w:sz="12" w:space="0" w:color="auto"/>
              <w:right w:val="single" w:sz="12" w:space="0" w:color="auto"/>
            </w:tcBorders>
          </w:tcPr>
          <w:p w14:paraId="07D749A4" w14:textId="77777777" w:rsidR="00C74D45" w:rsidRPr="00B170BF" w:rsidRDefault="00C74D45" w:rsidP="00C74D45">
            <w:pPr>
              <w:rPr>
                <w:rFonts w:cs="Arial"/>
              </w:rPr>
            </w:pPr>
            <w:r w:rsidRPr="00B170BF">
              <w:rPr>
                <w:rStyle w:val="fontstyle01"/>
              </w:rPr>
              <w:t>The result which the test executor must observe to complete the test.</w:t>
            </w:r>
          </w:p>
        </w:tc>
      </w:tr>
    </w:tbl>
    <w:p w14:paraId="2B8B03B3" w14:textId="77777777" w:rsidR="006F49CF" w:rsidRPr="00CD067D" w:rsidRDefault="006F49CF" w:rsidP="006F49CF">
      <w:pPr>
        <w:rPr>
          <w:rFonts w:cs="Arial"/>
        </w:rPr>
      </w:pPr>
    </w:p>
    <w:p w14:paraId="0040518F" w14:textId="7417E8A7" w:rsidR="00F3004B" w:rsidRPr="00CD067D" w:rsidRDefault="00A35FE4" w:rsidP="00A02D4B">
      <w:pPr>
        <w:pStyle w:val="Titre2"/>
      </w:pPr>
      <w:bookmarkStart w:id="25" w:name="_Toc233701665"/>
      <w:r w:rsidRPr="00CD067D">
        <w:t>Screenshots</w:t>
      </w:r>
      <w:bookmarkEnd w:id="25"/>
    </w:p>
    <w:p w14:paraId="6E8B2F86" w14:textId="7842BC24" w:rsidR="00A35FE4" w:rsidRPr="00CD067D" w:rsidRDefault="00A35FE4" w:rsidP="00C4001F">
      <w:pPr>
        <w:rPr>
          <w:rFonts w:cs="Arial"/>
        </w:rPr>
      </w:pPr>
      <w:r w:rsidRPr="00CD067D">
        <w:rPr>
          <w:rFonts w:cs="Arial"/>
        </w:rPr>
        <w:t xml:space="preserve">Screenshots are widely used in this manual to show the expected results of the test on the EUT graphics window. </w:t>
      </w:r>
      <w:r w:rsidR="00E82C37" w:rsidRPr="00CD067D">
        <w:rPr>
          <w:rFonts w:cs="Arial"/>
        </w:rPr>
        <w:t xml:space="preserve">The window of the EUT must have the minimal characteristics as </w:t>
      </w:r>
      <w:r w:rsidR="0078725A" w:rsidRPr="00CD067D">
        <w:rPr>
          <w:rFonts w:cs="Arial"/>
        </w:rPr>
        <w:t>described in S-98 and the applicable ECDIS testing standards – these are not documented here.</w:t>
      </w:r>
    </w:p>
    <w:p w14:paraId="7FD890EA" w14:textId="3AAFAB02" w:rsidR="002550DA" w:rsidRPr="00CD067D" w:rsidRDefault="002550DA" w:rsidP="00A02D4B">
      <w:pPr>
        <w:pStyle w:val="Titre2"/>
      </w:pPr>
      <w:bookmarkStart w:id="26" w:name="_Toc233701666"/>
      <w:r w:rsidRPr="00CD067D">
        <w:t>Organization and Coverage of the TDS</w:t>
      </w:r>
      <w:bookmarkEnd w:id="26"/>
    </w:p>
    <w:p w14:paraId="323C6CE6" w14:textId="13524064" w:rsidR="002550DA" w:rsidRPr="00CD067D" w:rsidRDefault="002550DA" w:rsidP="002550DA">
      <w:pPr>
        <w:rPr>
          <w:rFonts w:cs="Arial"/>
        </w:rPr>
      </w:pPr>
      <w:r w:rsidRPr="00CD067D">
        <w:rPr>
          <w:rFonts w:cs="Arial"/>
        </w:rPr>
        <w:t xml:space="preserve">The TDS contains a named directory for each section of the </w:t>
      </w:r>
      <w:r w:rsidR="00D43747" w:rsidRPr="00CD067D">
        <w:rPr>
          <w:rFonts w:cs="Arial"/>
        </w:rPr>
        <w:t xml:space="preserve">Instruction Manual </w:t>
      </w:r>
      <w:r w:rsidRPr="00CD067D">
        <w:rPr>
          <w:rFonts w:cs="Arial"/>
        </w:rPr>
        <w:t>which requires test data. Depending on the test requirement, the</w:t>
      </w:r>
      <w:r w:rsidR="0073093B" w:rsidRPr="00CD067D">
        <w:rPr>
          <w:rFonts w:cs="Arial"/>
        </w:rPr>
        <w:t xml:space="preserve"> named</w:t>
      </w:r>
      <w:r w:rsidRPr="00CD067D">
        <w:rPr>
          <w:rFonts w:cs="Arial"/>
        </w:rPr>
        <w:t xml:space="preserve"> folder contains an S100_ROOT directory containing the files of the exchange set (</w:t>
      </w:r>
      <w:r w:rsidR="00E95A5D" w:rsidRPr="00CD067D">
        <w:rPr>
          <w:rFonts w:cs="Arial"/>
        </w:rPr>
        <w:t>e.g.</w:t>
      </w:r>
      <w:r w:rsidR="00E7690F" w:rsidRPr="00CD067D">
        <w:rPr>
          <w:rFonts w:cs="Arial"/>
        </w:rPr>
        <w:t>,</w:t>
      </w:r>
      <w:r w:rsidR="0053204B" w:rsidRPr="00CD067D">
        <w:rPr>
          <w:rFonts w:cs="Arial"/>
        </w:rPr>
        <w:t xml:space="preserve"> </w:t>
      </w:r>
      <w:r w:rsidRPr="00CD067D">
        <w:rPr>
          <w:rFonts w:cs="Arial"/>
        </w:rPr>
        <w:t>CATALOG.XML), plus any required catalogues, updates or other optional/related files, e.g.</w:t>
      </w:r>
      <w:r w:rsidR="00E7690F" w:rsidRPr="00CD067D">
        <w:rPr>
          <w:rFonts w:cs="Arial"/>
        </w:rPr>
        <w:t>,</w:t>
      </w:r>
      <w:r w:rsidRPr="00CD067D">
        <w:rPr>
          <w:rFonts w:cs="Arial"/>
        </w:rPr>
        <w:t xml:space="preserve"> .TIF, .TXT necessary. </w:t>
      </w:r>
    </w:p>
    <w:p w14:paraId="23372517" w14:textId="2A604F20" w:rsidR="002550DA" w:rsidRPr="00CD067D" w:rsidRDefault="002550DA" w:rsidP="002550DA">
      <w:pPr>
        <w:rPr>
          <w:rFonts w:cs="Arial"/>
        </w:rPr>
      </w:pPr>
    </w:p>
    <w:p w14:paraId="4DCBF38D" w14:textId="66C6314D" w:rsidR="002550DA" w:rsidRPr="00CD067D" w:rsidRDefault="002550DA" w:rsidP="002550DA">
      <w:pPr>
        <w:rPr>
          <w:rFonts w:cs="Arial"/>
        </w:rPr>
      </w:pPr>
      <w:r w:rsidRPr="00CD067D">
        <w:rPr>
          <w:rFonts w:cs="Arial"/>
        </w:rPr>
        <w:t xml:space="preserve">The TDS data for encrypted data, located in section </w:t>
      </w:r>
      <w:r w:rsidR="007B5A46" w:rsidRPr="00CD067D">
        <w:rPr>
          <w:rFonts w:cs="Arial"/>
        </w:rPr>
        <w:t>2.6</w:t>
      </w:r>
      <w:r w:rsidRPr="00CD067D">
        <w:rPr>
          <w:rFonts w:cs="Arial"/>
        </w:rPr>
        <w:t xml:space="preserve">, contains multiple named exchange sets, each with their own S100_ROOT directory and full test scripts describing how to use the data. </w:t>
      </w:r>
    </w:p>
    <w:p w14:paraId="244B38C6" w14:textId="77777777" w:rsidR="002550DA" w:rsidRPr="00CD067D" w:rsidRDefault="002550DA" w:rsidP="002550DA">
      <w:pPr>
        <w:rPr>
          <w:rFonts w:cs="Arial"/>
        </w:rPr>
      </w:pPr>
    </w:p>
    <w:p w14:paraId="5AD1A36B" w14:textId="327BF9BA" w:rsidR="009112F5" w:rsidRPr="00CD067D" w:rsidRDefault="002550DA" w:rsidP="002550DA">
      <w:pPr>
        <w:rPr>
          <w:rFonts w:cs="Arial"/>
        </w:rPr>
      </w:pPr>
      <w:r w:rsidRPr="00CD067D">
        <w:rPr>
          <w:rFonts w:cs="Arial"/>
        </w:rPr>
        <w:t xml:space="preserve">The location (or path) of </w:t>
      </w:r>
      <w:r w:rsidR="006F7A88" w:rsidRPr="00CD067D">
        <w:rPr>
          <w:rFonts w:cs="Arial"/>
        </w:rPr>
        <w:t xml:space="preserve">the </w:t>
      </w:r>
      <w:r w:rsidRPr="00CD067D">
        <w:rPr>
          <w:rFonts w:cs="Arial"/>
        </w:rPr>
        <w:t>exchange set</w:t>
      </w:r>
      <w:r w:rsidR="006F7A88" w:rsidRPr="00CD067D">
        <w:rPr>
          <w:rFonts w:cs="Arial"/>
        </w:rPr>
        <w:t>s</w:t>
      </w:r>
      <w:r w:rsidRPr="00CD067D">
        <w:rPr>
          <w:rFonts w:cs="Arial"/>
        </w:rPr>
        <w:t xml:space="preserve"> will be indicated using</w:t>
      </w:r>
      <w:r w:rsidR="009112F5" w:rsidRPr="00CD067D">
        <w:rPr>
          <w:rFonts w:cs="Arial"/>
        </w:rPr>
        <w:t xml:space="preserve"> bold</w:t>
      </w:r>
      <w:r w:rsidRPr="00CD067D">
        <w:rPr>
          <w:rFonts w:cs="Arial"/>
        </w:rPr>
        <w:t xml:space="preserve"> italic notation, </w:t>
      </w:r>
      <w:r w:rsidR="00F731C5" w:rsidRPr="00CD067D">
        <w:rPr>
          <w:rFonts w:cs="Arial"/>
        </w:rPr>
        <w:t>e.g.,</w:t>
      </w:r>
      <w:r w:rsidRPr="00CD067D">
        <w:rPr>
          <w:rFonts w:cs="Arial"/>
        </w:rPr>
        <w:t xml:space="preserve"> </w:t>
      </w:r>
      <w:r w:rsidR="00F731C5" w:rsidRPr="00CD067D">
        <w:rPr>
          <w:rFonts w:cs="Arial"/>
          <w:b/>
          <w:bCs/>
          <w:i/>
          <w:iCs/>
        </w:rPr>
        <w:t>Powerup</w:t>
      </w:r>
      <w:r w:rsidR="00F731C5" w:rsidRPr="00CD067D">
        <w:rPr>
          <w:rFonts w:cs="Arial"/>
        </w:rPr>
        <w:t>. Tests</w:t>
      </w:r>
      <w:r w:rsidR="00B173F7" w:rsidRPr="00CD067D">
        <w:rPr>
          <w:rFonts w:cs="Arial"/>
        </w:rPr>
        <w:t xml:space="preserve"> are structured so that data is imported from standard S-100 </w:t>
      </w:r>
      <w:r w:rsidR="004E615F" w:rsidRPr="00CD067D">
        <w:rPr>
          <w:rFonts w:cs="Arial"/>
        </w:rPr>
        <w:t xml:space="preserve">(and S-57 for dual fuel tests) </w:t>
      </w:r>
      <w:r w:rsidR="00B173F7" w:rsidRPr="00CD067D">
        <w:rPr>
          <w:rFonts w:cs="Arial"/>
        </w:rPr>
        <w:t xml:space="preserve">exchange sets only, with no individual datasets requiring import. Datasets themselves are </w:t>
      </w:r>
      <w:r w:rsidR="0032257A" w:rsidRPr="00CD067D">
        <w:rPr>
          <w:rFonts w:cs="Arial"/>
        </w:rPr>
        <w:t xml:space="preserve">sometimes </w:t>
      </w:r>
      <w:r w:rsidR="00B173F7" w:rsidRPr="00CD067D">
        <w:rPr>
          <w:rFonts w:cs="Arial"/>
        </w:rPr>
        <w:t>named individually in the tests for referenc</w:t>
      </w:r>
      <w:r w:rsidR="00D03B85" w:rsidRPr="00CD067D">
        <w:rPr>
          <w:rFonts w:cs="Arial"/>
        </w:rPr>
        <w:t xml:space="preserve">e where necessary. Exchange sets </w:t>
      </w:r>
      <w:r w:rsidR="00F00F0C" w:rsidRPr="00CD067D">
        <w:rPr>
          <w:rFonts w:cs="Arial"/>
        </w:rPr>
        <w:t xml:space="preserve">do not </w:t>
      </w:r>
      <w:r w:rsidR="00D03B85" w:rsidRPr="00CD067D">
        <w:rPr>
          <w:rFonts w:cs="Arial"/>
        </w:rPr>
        <w:t xml:space="preserve">contain </w:t>
      </w:r>
      <w:r w:rsidR="00F00F0C" w:rsidRPr="00CD067D">
        <w:rPr>
          <w:rFonts w:cs="Arial"/>
        </w:rPr>
        <w:t xml:space="preserve">all </w:t>
      </w:r>
      <w:r w:rsidR="00D03B85" w:rsidRPr="00CD067D">
        <w:rPr>
          <w:rFonts w:cs="Arial"/>
        </w:rPr>
        <w:t>necessary catalogues</w:t>
      </w:r>
      <w:r w:rsidR="00F00F0C" w:rsidRPr="00CD067D">
        <w:rPr>
          <w:rFonts w:cs="Arial"/>
        </w:rPr>
        <w:t xml:space="preserve">. These should be pre-loaded from the </w:t>
      </w:r>
      <w:r w:rsidR="00F00F0C" w:rsidRPr="00CD067D">
        <w:rPr>
          <w:rFonts w:cs="Arial"/>
          <w:b/>
          <w:bCs/>
        </w:rPr>
        <w:t>Catalogues</w:t>
      </w:r>
      <w:r w:rsidR="00F00F0C" w:rsidRPr="00CD067D">
        <w:rPr>
          <w:rFonts w:cs="Arial"/>
        </w:rPr>
        <w:t xml:space="preserve"> exchange set with the exception of tests in Section 2.1 which test the loading of catalogues</w:t>
      </w:r>
      <w:r w:rsidR="007B5A46" w:rsidRPr="00CD067D">
        <w:rPr>
          <w:rFonts w:cs="Arial"/>
        </w:rPr>
        <w:t xml:space="preserve"> themselves</w:t>
      </w:r>
      <w:r w:rsidR="00F00F0C" w:rsidRPr="00CD067D">
        <w:rPr>
          <w:rFonts w:cs="Arial"/>
        </w:rPr>
        <w:t>.</w:t>
      </w:r>
      <w:r w:rsidR="007B5A46" w:rsidRPr="00CD067D">
        <w:rPr>
          <w:rFonts w:cs="Arial"/>
        </w:rPr>
        <w:t xml:space="preserve"> Once installed, catalogues should not require re-installation but testers may find it helpful to delete the system database contents between tests.</w:t>
      </w:r>
    </w:p>
    <w:bookmarkEnd w:id="24"/>
    <w:p w14:paraId="545E666F" w14:textId="77777777" w:rsidR="002550DA" w:rsidRPr="00CD067D" w:rsidRDefault="002550DA" w:rsidP="00EB5479">
      <w:pPr>
        <w:rPr>
          <w:rFonts w:cs="Arial"/>
        </w:rPr>
      </w:pPr>
    </w:p>
    <w:p w14:paraId="05FE8407" w14:textId="1BF72613" w:rsidR="00413780" w:rsidRPr="00CD067D" w:rsidRDefault="00F731C5" w:rsidP="00413780">
      <w:pPr>
        <w:rPr>
          <w:rFonts w:cs="Arial"/>
        </w:rPr>
      </w:pPr>
      <w:r w:rsidRPr="00CD067D">
        <w:rPr>
          <w:rFonts w:cs="Arial"/>
        </w:rPr>
        <w:t>TDS</w:t>
      </w:r>
      <w:r w:rsidR="0073093B" w:rsidRPr="00CD067D">
        <w:rPr>
          <w:rFonts w:cs="Arial"/>
        </w:rPr>
        <w:t xml:space="preserve"> are arranged in a number of spatially disjoint schemes, with S-57 and S-100 datasets located in close proximity (</w:t>
      </w:r>
      <w:r w:rsidR="00F00F0C" w:rsidRPr="00CD067D">
        <w:rPr>
          <w:rFonts w:cs="Arial"/>
        </w:rPr>
        <w:t>to facilitate</w:t>
      </w:r>
      <w:r w:rsidR="0073093B" w:rsidRPr="00CD067D">
        <w:rPr>
          <w:rFonts w:cs="Arial"/>
        </w:rPr>
        <w:t xml:space="preserve"> dual fuel testing).</w:t>
      </w:r>
      <w:r w:rsidR="0032257A" w:rsidRPr="00CD067D">
        <w:rPr>
          <w:rFonts w:cs="Arial"/>
        </w:rPr>
        <w:t xml:space="preserve"> </w:t>
      </w:r>
      <w:r w:rsidR="00B173F7" w:rsidRPr="00CD067D">
        <w:rPr>
          <w:rFonts w:cs="Arial"/>
        </w:rPr>
        <w:t>Examples of t</w:t>
      </w:r>
      <w:r w:rsidR="0073093B" w:rsidRPr="00CD067D">
        <w:rPr>
          <w:rFonts w:cs="Arial"/>
        </w:rPr>
        <w:t xml:space="preserve">he schemes, and individual dataset names are illustrated in the following diagrams. These show the extent of the S-101 charts comprising the </w:t>
      </w:r>
      <w:r w:rsidRPr="00CD067D">
        <w:rPr>
          <w:rFonts w:cs="Arial"/>
        </w:rPr>
        <w:t>TDS</w:t>
      </w:r>
      <w:r w:rsidR="0073093B" w:rsidRPr="00CD067D">
        <w:rPr>
          <w:rFonts w:cs="Arial"/>
        </w:rPr>
        <w:t>. Other S-100 products are layered on top of these datasets and are integrated with the named exchange sets referenced in each individual test.</w:t>
      </w:r>
    </w:p>
    <w:p w14:paraId="5E873CF3" w14:textId="77777777" w:rsidR="002550DA" w:rsidRPr="00CD067D" w:rsidRDefault="002550DA" w:rsidP="00413780">
      <w:pPr>
        <w:rPr>
          <w:rFonts w:cs="Arial"/>
        </w:rPr>
      </w:pPr>
    </w:p>
    <w:p w14:paraId="14FD1D11" w14:textId="77777777" w:rsidR="006B3BF3" w:rsidRPr="00CD067D" w:rsidRDefault="000D7516" w:rsidP="00357E05">
      <w:pPr>
        <w:keepNext/>
        <w:jc w:val="center"/>
        <w:rPr>
          <w:rFonts w:cs="Arial"/>
        </w:rPr>
      </w:pPr>
      <w:r w:rsidRPr="00CD067D">
        <w:rPr>
          <w:rFonts w:cs="Arial"/>
          <w:noProof/>
          <w:snapToGrid/>
          <w:lang w:eastAsia="en-GB"/>
        </w:rPr>
        <w:lastRenderedPageBreak/>
        <w:drawing>
          <wp:inline distT="0" distB="0" distL="0" distR="0" wp14:anchorId="4FAB599A" wp14:editId="795798D9">
            <wp:extent cx="4455799" cy="3350526"/>
            <wp:effectExtent l="0" t="0" r="1905" b="2540"/>
            <wp:docPr id="34" name="Picture 3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box and whisker chart&#10;&#10;Description automatically generated"/>
                    <pic:cNvPicPr/>
                  </pic:nvPicPr>
                  <pic:blipFill rotWithShape="1">
                    <a:blip r:embed="rId33" cstate="print">
                      <a:extLst>
                        <a:ext uri="{28A0092B-C50C-407E-A947-70E740481C1C}">
                          <a14:useLocalDpi xmlns:a14="http://schemas.microsoft.com/office/drawing/2010/main" val="0"/>
                        </a:ext>
                      </a:extLst>
                    </a:blip>
                    <a:srcRect l="19440" t="8211" r="15310" b="25632"/>
                    <a:stretch/>
                  </pic:blipFill>
                  <pic:spPr bwMode="auto">
                    <a:xfrm>
                      <a:off x="0" y="0"/>
                      <a:ext cx="4532470" cy="3408179"/>
                    </a:xfrm>
                    <a:prstGeom prst="rect">
                      <a:avLst/>
                    </a:prstGeom>
                    <a:ln>
                      <a:noFill/>
                    </a:ln>
                    <a:extLst>
                      <a:ext uri="{53640926-AAD7-44D8-BBD7-CCE9431645EC}">
                        <a14:shadowObscured xmlns:a14="http://schemas.microsoft.com/office/drawing/2010/main"/>
                      </a:ext>
                    </a:extLst>
                  </pic:spPr>
                </pic:pic>
              </a:graphicData>
            </a:graphic>
          </wp:inline>
        </w:drawing>
      </w:r>
    </w:p>
    <w:p w14:paraId="101BAA35" w14:textId="131DAD2A" w:rsidR="00413780" w:rsidRPr="00CD067D" w:rsidRDefault="006B3BF3" w:rsidP="00357E05">
      <w:pPr>
        <w:pStyle w:val="Lgende"/>
        <w:jc w:val="center"/>
        <w:rPr>
          <w:rFonts w:cs="Arial"/>
          <w:sz w:val="20"/>
          <w:szCs w:val="20"/>
        </w:rPr>
      </w:pPr>
      <w:r w:rsidRPr="00CD067D">
        <w:rPr>
          <w:rFonts w:cs="Arial"/>
          <w:sz w:val="20"/>
          <w:szCs w:val="20"/>
        </w:rPr>
        <w:t xml:space="preserve">Figure </w:t>
      </w:r>
      <w:r w:rsidRPr="00CD067D">
        <w:rPr>
          <w:rFonts w:cs="Arial"/>
          <w:sz w:val="20"/>
          <w:szCs w:val="20"/>
        </w:rPr>
        <w:fldChar w:fldCharType="begin"/>
      </w:r>
      <w:r w:rsidRPr="00CD067D">
        <w:rPr>
          <w:rFonts w:cs="Arial"/>
          <w:sz w:val="20"/>
          <w:szCs w:val="20"/>
        </w:rPr>
        <w:instrText xml:space="preserve"> SEQ Figure \* ARABIC </w:instrText>
      </w:r>
      <w:r w:rsidRPr="00CD067D">
        <w:rPr>
          <w:rFonts w:cs="Arial"/>
          <w:sz w:val="20"/>
          <w:szCs w:val="20"/>
        </w:rPr>
        <w:fldChar w:fldCharType="separate"/>
      </w:r>
      <w:r w:rsidR="001B1A3D" w:rsidRPr="00CD067D">
        <w:rPr>
          <w:rFonts w:cs="Arial"/>
          <w:noProof/>
          <w:sz w:val="20"/>
          <w:szCs w:val="20"/>
        </w:rPr>
        <w:t>2</w:t>
      </w:r>
      <w:r w:rsidRPr="00CD067D">
        <w:rPr>
          <w:rFonts w:cs="Arial"/>
          <w:sz w:val="20"/>
          <w:szCs w:val="20"/>
        </w:rPr>
        <w:fldChar w:fldCharType="end"/>
      </w:r>
      <w:r w:rsidR="00627437" w:rsidRPr="00CD067D">
        <w:rPr>
          <w:rFonts w:cs="Arial"/>
          <w:sz w:val="20"/>
          <w:szCs w:val="20"/>
        </w:rPr>
        <w:t xml:space="preserve"> -</w:t>
      </w:r>
      <w:r w:rsidRPr="00CD067D">
        <w:rPr>
          <w:rFonts w:cs="Arial"/>
          <w:sz w:val="20"/>
          <w:szCs w:val="20"/>
        </w:rPr>
        <w:t xml:space="preserve"> Data Scheming for Alert and Indication Tests</w:t>
      </w:r>
    </w:p>
    <w:p w14:paraId="21E5E9B6" w14:textId="6DABB804" w:rsidR="00B173F7" w:rsidRPr="00CD067D" w:rsidRDefault="00B173F7" w:rsidP="00F61BF0">
      <w:pPr>
        <w:jc w:val="center"/>
        <w:rPr>
          <w:rFonts w:cs="Arial"/>
        </w:rPr>
      </w:pPr>
    </w:p>
    <w:p w14:paraId="0A5B336C" w14:textId="77777777" w:rsidR="006B3BF3" w:rsidRPr="00CD067D" w:rsidRDefault="00B173F7" w:rsidP="00357E05">
      <w:pPr>
        <w:keepNext/>
        <w:jc w:val="center"/>
        <w:rPr>
          <w:rFonts w:cs="Arial"/>
        </w:rPr>
      </w:pPr>
      <w:r w:rsidRPr="00CD067D">
        <w:rPr>
          <w:rFonts w:cs="Arial"/>
          <w:noProof/>
          <w:snapToGrid/>
          <w:lang w:eastAsia="en-GB"/>
        </w:rPr>
        <w:drawing>
          <wp:inline distT="0" distB="0" distL="0" distR="0" wp14:anchorId="2B856BA2" wp14:editId="1B2856AD">
            <wp:extent cx="4339988" cy="3583294"/>
            <wp:effectExtent l="0" t="0" r="3810" b="0"/>
            <wp:docPr id="38" name="Picture 3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Map&#10;&#10;Description automatically generated"/>
                    <pic:cNvPicPr/>
                  </pic:nvPicPr>
                  <pic:blipFill>
                    <a:blip r:embed="rId34"/>
                    <a:stretch>
                      <a:fillRect/>
                    </a:stretch>
                  </pic:blipFill>
                  <pic:spPr>
                    <a:xfrm>
                      <a:off x="0" y="0"/>
                      <a:ext cx="4369855" cy="3607953"/>
                    </a:xfrm>
                    <a:prstGeom prst="rect">
                      <a:avLst/>
                    </a:prstGeom>
                  </pic:spPr>
                </pic:pic>
              </a:graphicData>
            </a:graphic>
          </wp:inline>
        </w:drawing>
      </w:r>
    </w:p>
    <w:p w14:paraId="3788AF15" w14:textId="5453058D" w:rsidR="00B173F7" w:rsidRPr="00CD067D" w:rsidRDefault="006B3BF3" w:rsidP="00357E05">
      <w:pPr>
        <w:pStyle w:val="Lgende"/>
        <w:jc w:val="center"/>
        <w:rPr>
          <w:rFonts w:cs="Arial"/>
          <w:sz w:val="20"/>
          <w:szCs w:val="20"/>
        </w:rPr>
      </w:pPr>
      <w:r w:rsidRPr="00CD067D">
        <w:rPr>
          <w:rFonts w:cs="Arial"/>
          <w:sz w:val="20"/>
          <w:szCs w:val="20"/>
        </w:rPr>
        <w:t xml:space="preserve">Figure </w:t>
      </w:r>
      <w:r w:rsidRPr="00CD067D">
        <w:rPr>
          <w:rFonts w:cs="Arial"/>
          <w:sz w:val="20"/>
          <w:szCs w:val="20"/>
        </w:rPr>
        <w:fldChar w:fldCharType="begin"/>
      </w:r>
      <w:r w:rsidRPr="00CD067D">
        <w:rPr>
          <w:rFonts w:cs="Arial"/>
          <w:sz w:val="20"/>
          <w:szCs w:val="20"/>
        </w:rPr>
        <w:instrText xml:space="preserve"> SEQ Figure \* ARABIC </w:instrText>
      </w:r>
      <w:r w:rsidRPr="00CD067D">
        <w:rPr>
          <w:rFonts w:cs="Arial"/>
          <w:sz w:val="20"/>
          <w:szCs w:val="20"/>
        </w:rPr>
        <w:fldChar w:fldCharType="separate"/>
      </w:r>
      <w:r w:rsidR="001B1A3D" w:rsidRPr="00CD067D">
        <w:rPr>
          <w:rFonts w:cs="Arial"/>
          <w:noProof/>
          <w:sz w:val="20"/>
          <w:szCs w:val="20"/>
        </w:rPr>
        <w:t>3</w:t>
      </w:r>
      <w:r w:rsidRPr="00CD067D">
        <w:rPr>
          <w:rFonts w:cs="Arial"/>
          <w:sz w:val="20"/>
          <w:szCs w:val="20"/>
        </w:rPr>
        <w:fldChar w:fldCharType="end"/>
      </w:r>
      <w:r w:rsidR="00627437" w:rsidRPr="00CD067D">
        <w:rPr>
          <w:rFonts w:cs="Arial"/>
          <w:sz w:val="20"/>
          <w:szCs w:val="20"/>
        </w:rPr>
        <w:t xml:space="preserve"> -</w:t>
      </w:r>
      <w:r w:rsidRPr="00CD067D">
        <w:rPr>
          <w:rFonts w:cs="Arial"/>
          <w:sz w:val="20"/>
          <w:szCs w:val="20"/>
        </w:rPr>
        <w:t xml:space="preserve"> Cartographic cell overview</w:t>
      </w:r>
    </w:p>
    <w:p w14:paraId="152EABC4" w14:textId="77777777" w:rsidR="00B173F7" w:rsidRPr="00CD067D" w:rsidRDefault="00B173F7" w:rsidP="00F61BF0">
      <w:pPr>
        <w:jc w:val="center"/>
        <w:rPr>
          <w:rFonts w:cs="Arial"/>
        </w:rPr>
      </w:pPr>
    </w:p>
    <w:p w14:paraId="35FB08C0" w14:textId="03C88188" w:rsidR="00B173F7" w:rsidRPr="00CD067D" w:rsidRDefault="00B173F7">
      <w:pPr>
        <w:widowControl/>
        <w:spacing w:line="240" w:lineRule="auto"/>
        <w:jc w:val="left"/>
        <w:rPr>
          <w:rFonts w:cs="Arial"/>
          <w:b/>
        </w:rPr>
      </w:pPr>
    </w:p>
    <w:p w14:paraId="610328A8" w14:textId="2A811B24" w:rsidR="002550DA" w:rsidRPr="00CD067D" w:rsidRDefault="002550DA" w:rsidP="00A02D4B">
      <w:pPr>
        <w:pStyle w:val="Titre2"/>
      </w:pPr>
      <w:bookmarkStart w:id="27" w:name="_Toc233701667"/>
      <w:r w:rsidRPr="00CD067D">
        <w:t>Required Test Items and Use of the TDS</w:t>
      </w:r>
      <w:bookmarkEnd w:id="27"/>
    </w:p>
    <w:p w14:paraId="513B9790" w14:textId="77777777" w:rsidR="002550DA" w:rsidRPr="00CD067D" w:rsidRDefault="002550DA" w:rsidP="002550DA">
      <w:pPr>
        <w:rPr>
          <w:rFonts w:cs="Arial"/>
        </w:rPr>
      </w:pPr>
      <w:r w:rsidRPr="00CD067D">
        <w:rPr>
          <w:rFonts w:cs="Arial"/>
        </w:rPr>
        <w:t>This section lists the items required for the execution of Tests specified in this document and how the TDS should be used. The following items are required:</w:t>
      </w:r>
    </w:p>
    <w:p w14:paraId="763243AE" w14:textId="77777777" w:rsidR="002550DA" w:rsidRPr="00CD067D" w:rsidRDefault="002550DA" w:rsidP="002550DA">
      <w:pPr>
        <w:rPr>
          <w:rFonts w:cs="Arial"/>
        </w:rPr>
      </w:pPr>
    </w:p>
    <w:p w14:paraId="015B5849" w14:textId="0F66E0A8" w:rsidR="002550DA" w:rsidRPr="00501986" w:rsidRDefault="002550DA" w:rsidP="00501986">
      <w:pPr>
        <w:numPr>
          <w:ilvl w:val="0"/>
          <w:numId w:val="2"/>
        </w:numPr>
        <w:rPr>
          <w:rFonts w:cs="Arial"/>
          <w:i/>
        </w:rPr>
      </w:pPr>
      <w:r w:rsidRPr="00CD067D">
        <w:rPr>
          <w:rFonts w:cs="Arial"/>
          <w:i/>
        </w:rPr>
        <w:t>IHO S-98</w:t>
      </w:r>
      <w:r w:rsidRPr="00501986">
        <w:rPr>
          <w:rFonts w:cs="Arial"/>
          <w:i/>
        </w:rPr>
        <w:t xml:space="preserve"> </w:t>
      </w:r>
    </w:p>
    <w:p w14:paraId="2856958E" w14:textId="77777777" w:rsidR="002550DA" w:rsidRPr="00CD067D" w:rsidRDefault="002550DA" w:rsidP="002550DA">
      <w:pPr>
        <w:rPr>
          <w:rFonts w:cs="Arial"/>
          <w:i/>
        </w:rPr>
      </w:pPr>
    </w:p>
    <w:p w14:paraId="1CB4226F" w14:textId="70148DE8" w:rsidR="002550DA" w:rsidRPr="00CD067D" w:rsidRDefault="002550DA" w:rsidP="002550DA">
      <w:pPr>
        <w:numPr>
          <w:ilvl w:val="0"/>
          <w:numId w:val="2"/>
        </w:numPr>
        <w:rPr>
          <w:rFonts w:cs="Arial"/>
          <w:i/>
        </w:rPr>
      </w:pPr>
      <w:r w:rsidRPr="00CD067D">
        <w:rPr>
          <w:rFonts w:cs="Arial"/>
          <w:i/>
        </w:rPr>
        <w:t xml:space="preserve">IHO S-164 test datasets for ECDIS which includes both encrypted and unencrypted datasets, and </w:t>
      </w:r>
      <w:r w:rsidRPr="00CD067D">
        <w:rPr>
          <w:rFonts w:cs="Arial"/>
          <w:i/>
        </w:rPr>
        <w:lastRenderedPageBreak/>
        <w:t>updates, together with the associated instruction manual.</w:t>
      </w:r>
    </w:p>
    <w:p w14:paraId="345D6754" w14:textId="77777777" w:rsidR="002550DA" w:rsidRPr="00CD067D" w:rsidRDefault="002550DA" w:rsidP="002550DA">
      <w:pPr>
        <w:rPr>
          <w:rFonts w:cs="Arial"/>
        </w:rPr>
      </w:pPr>
    </w:p>
    <w:p w14:paraId="7E51D150" w14:textId="5273133A" w:rsidR="002550DA" w:rsidRPr="00CD067D" w:rsidRDefault="002550DA" w:rsidP="002550DA">
      <w:pPr>
        <w:rPr>
          <w:rFonts w:cs="Arial"/>
        </w:rPr>
      </w:pPr>
      <w:r w:rsidRPr="00CD067D">
        <w:rPr>
          <w:rFonts w:cs="Arial"/>
        </w:rPr>
        <w:t xml:space="preserve">ECDIS Chart 1 and colour differentiation diagrams must </w:t>
      </w:r>
      <w:r w:rsidR="0073093B" w:rsidRPr="00CD067D">
        <w:rPr>
          <w:rFonts w:cs="Arial"/>
        </w:rPr>
        <w:t xml:space="preserve">also </w:t>
      </w:r>
      <w:r w:rsidRPr="00CD067D">
        <w:rPr>
          <w:rFonts w:cs="Arial"/>
        </w:rPr>
        <w:t>be acquired and installed on the EUT by the manufacturer, prior to the beginning of the tests.</w:t>
      </w:r>
    </w:p>
    <w:p w14:paraId="23D7D510" w14:textId="77777777" w:rsidR="002550DA" w:rsidRPr="00CD067D" w:rsidRDefault="002550DA" w:rsidP="002550DA">
      <w:pPr>
        <w:rPr>
          <w:rFonts w:cs="Arial"/>
        </w:rPr>
      </w:pPr>
    </w:p>
    <w:p w14:paraId="15D4BF7D" w14:textId="5F95002E" w:rsidR="007552F8" w:rsidRPr="00CD067D" w:rsidRDefault="002550DA" w:rsidP="002550DA">
      <w:pPr>
        <w:rPr>
          <w:rFonts w:cs="Arial"/>
        </w:rPr>
      </w:pPr>
      <w:r w:rsidRPr="00CD067D">
        <w:rPr>
          <w:rFonts w:cs="Arial"/>
        </w:rPr>
        <w:t xml:space="preserve">The second item, the IHO TDS, is provided as part of S-164, including the encrypted data and its test scripts. This document is to be considered the “Instruction Manual”. The IHO TDS may be upgraded from time to time to correct residual anomalies and ensure that the results of the tests conform to the description in this Manual. </w:t>
      </w:r>
    </w:p>
    <w:p w14:paraId="3391132C" w14:textId="77777777" w:rsidR="009A4BFB" w:rsidRPr="00CD067D" w:rsidRDefault="009A4BFB" w:rsidP="002550DA">
      <w:pPr>
        <w:rPr>
          <w:rFonts w:cs="Arial"/>
        </w:rPr>
      </w:pPr>
    </w:p>
    <w:p w14:paraId="2A1588FA" w14:textId="331BCFF7" w:rsidR="002550DA" w:rsidRPr="00CD067D" w:rsidRDefault="002550DA" w:rsidP="002550DA">
      <w:pPr>
        <w:rPr>
          <w:rFonts w:cs="Arial"/>
        </w:rPr>
      </w:pPr>
      <w:r w:rsidRPr="00CD067D">
        <w:rPr>
          <w:rFonts w:cs="Arial"/>
        </w:rPr>
        <w:t xml:space="preserve">It is important to ensure that the tests are conducted with the latest version posted on the IHO web site at </w:t>
      </w:r>
      <w:hyperlink r:id="rId35" w:history="1">
        <w:r w:rsidRPr="00CD067D">
          <w:rPr>
            <w:rStyle w:val="Lienhypertexte"/>
            <w:rFonts w:cs="Arial"/>
            <w:b/>
            <w:bCs/>
          </w:rPr>
          <w:t>http://www.iho.int</w:t>
        </w:r>
      </w:hyperlink>
      <w:r w:rsidRPr="00CD067D">
        <w:rPr>
          <w:rFonts w:cs="Arial"/>
          <w:b/>
          <w:bCs/>
        </w:rPr>
        <w:t xml:space="preserve"> &gt; (ENCs &amp; ECDIS).</w:t>
      </w:r>
      <w:r w:rsidRPr="00CD067D">
        <w:rPr>
          <w:rFonts w:cs="Arial"/>
        </w:rPr>
        <w:t xml:space="preserve">  The version number will remain the same as long as the corrections do not impact this document.</w:t>
      </w:r>
    </w:p>
    <w:p w14:paraId="1734A136" w14:textId="77777777" w:rsidR="002550DA" w:rsidRPr="00CD067D" w:rsidRDefault="002550DA" w:rsidP="002550DA">
      <w:pPr>
        <w:rPr>
          <w:rFonts w:cs="Arial"/>
        </w:rPr>
      </w:pPr>
    </w:p>
    <w:p w14:paraId="398DD6CA" w14:textId="05B6CBC0" w:rsidR="002550DA" w:rsidRPr="00CD067D" w:rsidRDefault="00A07A98" w:rsidP="002550DA">
      <w:pPr>
        <w:rPr>
          <w:rFonts w:cs="Arial"/>
        </w:rPr>
      </w:pPr>
      <w:r w:rsidRPr="00CD067D">
        <w:rPr>
          <w:rFonts w:cs="Arial"/>
        </w:rPr>
        <w:t>[All tests using data assume the system has preloaded the correct catalogues. Aside from Section 1 of this manual, all systems should pre-install the necessary catalogues, contained in exchange set “</w:t>
      </w:r>
      <w:proofErr w:type="spellStart"/>
      <w:r w:rsidRPr="00CD067D">
        <w:rPr>
          <w:rFonts w:cs="Arial"/>
        </w:rPr>
        <w:t>PowerUpCatalogues</w:t>
      </w:r>
      <w:proofErr w:type="spellEnd"/>
      <w:r w:rsidRPr="00CD067D">
        <w:rPr>
          <w:rFonts w:cs="Arial"/>
        </w:rPr>
        <w:t>” as a pre-requisite. This will ensure the correct portrayal. Section 1 of this manual is concerned with correct behaviour of catalogue installation.</w:t>
      </w:r>
      <w:r w:rsidR="00A96F2D" w:rsidRPr="00CD067D">
        <w:rPr>
          <w:rFonts w:cs="Arial"/>
        </w:rPr>
        <w:t>]</w:t>
      </w:r>
      <w:r w:rsidRPr="00CD067D">
        <w:rPr>
          <w:rFonts w:cs="Arial"/>
        </w:rPr>
        <w:t xml:space="preserve"> </w:t>
      </w:r>
    </w:p>
    <w:p w14:paraId="33D1D3C7" w14:textId="77777777" w:rsidR="00173615" w:rsidRPr="00CD067D" w:rsidRDefault="00173615" w:rsidP="002550DA">
      <w:pPr>
        <w:rPr>
          <w:rFonts w:cs="Arial"/>
        </w:rPr>
      </w:pPr>
    </w:p>
    <w:p w14:paraId="22A8E1B4" w14:textId="54A4EB32" w:rsidR="00173615" w:rsidRPr="00CD067D" w:rsidRDefault="00173615" w:rsidP="00A02D4B">
      <w:pPr>
        <w:pStyle w:val="Titre2"/>
      </w:pPr>
      <w:bookmarkStart w:id="28" w:name="_Toc233701668"/>
      <w:r w:rsidRPr="00CD067D">
        <w:t>Testing of SECOM requirements</w:t>
      </w:r>
      <w:bookmarkEnd w:id="28"/>
    </w:p>
    <w:p w14:paraId="397A0AC7" w14:textId="1AA0BAC5" w:rsidR="00173615" w:rsidRPr="00CD067D" w:rsidRDefault="00173615" w:rsidP="002550DA">
      <w:pPr>
        <w:rPr>
          <w:rFonts w:cs="Arial"/>
        </w:rPr>
      </w:pPr>
      <w:r w:rsidRPr="00CD067D">
        <w:rPr>
          <w:rFonts w:cs="Arial"/>
        </w:rPr>
        <w:t xml:space="preserve">S-164 contains tests </w:t>
      </w:r>
      <w:r w:rsidR="005E5735" w:rsidRPr="00CD067D">
        <w:rPr>
          <w:rFonts w:cs="Arial"/>
        </w:rPr>
        <w:t xml:space="preserve">to satisfy the requirement for </w:t>
      </w:r>
      <w:r w:rsidR="00B43FC9" w:rsidRPr="00CD067D">
        <w:rPr>
          <w:rFonts w:cs="Arial"/>
        </w:rPr>
        <w:t xml:space="preserve">unidirectional </w:t>
      </w:r>
      <w:r w:rsidR="005E5735" w:rsidRPr="00CD067D">
        <w:rPr>
          <w:rFonts w:cs="Arial"/>
        </w:rPr>
        <w:t xml:space="preserve">data transfer using the </w:t>
      </w:r>
      <w:r w:rsidRPr="00CD067D">
        <w:rPr>
          <w:rFonts w:cs="Arial"/>
        </w:rPr>
        <w:t xml:space="preserve">SECOM </w:t>
      </w:r>
      <w:r w:rsidR="005E5735" w:rsidRPr="00CD067D">
        <w:rPr>
          <w:rFonts w:cs="Arial"/>
        </w:rPr>
        <w:t>standard (IEC63173-2). This requirement is c</w:t>
      </w:r>
      <w:r w:rsidRPr="00CD067D">
        <w:rPr>
          <w:rFonts w:cs="Arial"/>
        </w:rPr>
        <w:t>ontained in S-98</w:t>
      </w:r>
      <w:r w:rsidR="00B43FC9" w:rsidRPr="00CD067D">
        <w:rPr>
          <w:rFonts w:cs="Arial"/>
        </w:rPr>
        <w:t xml:space="preserve"> </w:t>
      </w:r>
      <w:r w:rsidR="005E5735" w:rsidRPr="00CD067D">
        <w:rPr>
          <w:rFonts w:cs="Arial"/>
        </w:rPr>
        <w:t xml:space="preserve">and is </w:t>
      </w:r>
      <w:r w:rsidRPr="00CD067D">
        <w:rPr>
          <w:rFonts w:cs="Arial"/>
        </w:rPr>
        <w:t xml:space="preserve">optional in the current </w:t>
      </w:r>
      <w:r w:rsidR="00B43FC9" w:rsidRPr="00CD067D">
        <w:rPr>
          <w:rFonts w:cs="Arial"/>
        </w:rPr>
        <w:t>edition of S-</w:t>
      </w:r>
      <w:r w:rsidR="00990C95" w:rsidRPr="00CD067D">
        <w:rPr>
          <w:rFonts w:cs="Arial"/>
        </w:rPr>
        <w:t>9</w:t>
      </w:r>
      <w:r w:rsidR="00B43FC9" w:rsidRPr="00CD067D">
        <w:rPr>
          <w:rFonts w:cs="Arial"/>
        </w:rPr>
        <w:t xml:space="preserve">8 </w:t>
      </w:r>
      <w:r w:rsidRPr="00CD067D">
        <w:rPr>
          <w:rFonts w:cs="Arial"/>
        </w:rPr>
        <w:t>2.0.0</w:t>
      </w:r>
      <w:r w:rsidR="005E5735" w:rsidRPr="00CD067D">
        <w:rPr>
          <w:rFonts w:cs="Arial"/>
        </w:rPr>
        <w:t xml:space="preserve">. </w:t>
      </w:r>
    </w:p>
    <w:p w14:paraId="7FE262BE" w14:textId="0A4D002F" w:rsidR="00173615" w:rsidRPr="00CD067D" w:rsidRDefault="00173615" w:rsidP="002550DA">
      <w:pPr>
        <w:rPr>
          <w:rFonts w:cs="Arial"/>
        </w:rPr>
      </w:pPr>
    </w:p>
    <w:p w14:paraId="43ABF2D1" w14:textId="67A7F15B" w:rsidR="005E5735" w:rsidRPr="00CD067D" w:rsidRDefault="005E5735" w:rsidP="002550DA">
      <w:pPr>
        <w:rPr>
          <w:rFonts w:cs="Arial"/>
        </w:rPr>
      </w:pPr>
      <w:r w:rsidRPr="00CD067D">
        <w:rPr>
          <w:rFonts w:cs="Arial"/>
        </w:rPr>
        <w:t xml:space="preserve">Unlike the other tests specified in this manual, the </w:t>
      </w:r>
      <w:r w:rsidR="00173615" w:rsidRPr="00CD067D">
        <w:rPr>
          <w:rFonts w:cs="Arial"/>
        </w:rPr>
        <w:t xml:space="preserve">SECOM interfaces are not tested exclusively with test data but are performed by connecting the ECDIS to a conformant SECOM </w:t>
      </w:r>
      <w:r w:rsidR="00B43FC9" w:rsidRPr="00CD067D">
        <w:rPr>
          <w:rFonts w:cs="Arial"/>
        </w:rPr>
        <w:t xml:space="preserve">network </w:t>
      </w:r>
      <w:r w:rsidR="00173615" w:rsidRPr="00CD067D">
        <w:rPr>
          <w:rFonts w:cs="Arial"/>
        </w:rPr>
        <w:t>serv</w:t>
      </w:r>
      <w:r w:rsidRPr="00CD067D">
        <w:rPr>
          <w:rFonts w:cs="Arial"/>
        </w:rPr>
        <w:t>ice</w:t>
      </w:r>
      <w:r w:rsidR="00173615" w:rsidRPr="00CD067D">
        <w:rPr>
          <w:rFonts w:cs="Arial"/>
        </w:rPr>
        <w:t xml:space="preserve"> and executing the </w:t>
      </w:r>
      <w:r w:rsidR="00B43FC9" w:rsidRPr="00CD067D">
        <w:rPr>
          <w:rFonts w:cs="Arial"/>
        </w:rPr>
        <w:t xml:space="preserve">documented </w:t>
      </w:r>
      <w:r w:rsidR="00173615" w:rsidRPr="00CD067D">
        <w:rPr>
          <w:rFonts w:cs="Arial"/>
        </w:rPr>
        <w:t>test scripts.</w:t>
      </w:r>
    </w:p>
    <w:p w14:paraId="2B316724" w14:textId="77777777" w:rsidR="005E5735" w:rsidRPr="00CD067D" w:rsidRDefault="005E5735" w:rsidP="002550DA">
      <w:pPr>
        <w:rPr>
          <w:rFonts w:cs="Arial"/>
        </w:rPr>
      </w:pPr>
    </w:p>
    <w:p w14:paraId="369D8D43" w14:textId="7A312EA9" w:rsidR="00AA7BE3" w:rsidRPr="00CD067D" w:rsidRDefault="00173615" w:rsidP="00C4001F">
      <w:pPr>
        <w:rPr>
          <w:rFonts w:cs="Arial"/>
        </w:rPr>
      </w:pPr>
      <w:r w:rsidRPr="00CD067D">
        <w:rPr>
          <w:rFonts w:cs="Arial"/>
        </w:rPr>
        <w:t xml:space="preserve">The infrastructure for executing SECOM tests is hosted by the IHO and </w:t>
      </w:r>
      <w:r w:rsidR="005E5735" w:rsidRPr="00CD067D">
        <w:rPr>
          <w:rFonts w:cs="Arial"/>
        </w:rPr>
        <w:t xml:space="preserve">instructions for its use are </w:t>
      </w:r>
      <w:r w:rsidRPr="00CD067D">
        <w:rPr>
          <w:rFonts w:cs="Arial"/>
        </w:rPr>
        <w:t>available from the S-100 ECDIS IHO web page. This manual contains instructions for test procedures and confirmation of correct receipt of the SECOM test data.</w:t>
      </w:r>
    </w:p>
    <w:p w14:paraId="38176754" w14:textId="77777777" w:rsidR="00256FB5" w:rsidRDefault="00256FB5" w:rsidP="00C4001F">
      <w:pPr>
        <w:rPr>
          <w:rFonts w:cs="Arial"/>
          <w:bCs/>
        </w:rPr>
      </w:pPr>
    </w:p>
    <w:p w14:paraId="1729459A" w14:textId="69608D3E" w:rsidR="00C66B05" w:rsidRPr="00CD067D" w:rsidRDefault="00792590" w:rsidP="00C4001F">
      <w:pPr>
        <w:rPr>
          <w:rFonts w:cs="Arial"/>
          <w:bCs/>
        </w:rPr>
      </w:pPr>
      <w:r>
        <w:rPr>
          <w:rFonts w:cs="Arial"/>
          <w:bCs/>
        </w:rPr>
        <w:t>For testing of SECOM requirements, r</w:t>
      </w:r>
      <w:r w:rsidR="00C66B05" w:rsidRPr="00CD067D">
        <w:rPr>
          <w:rFonts w:cs="Arial"/>
          <w:bCs/>
        </w:rPr>
        <w:t>efer to Annex A of this document.</w:t>
      </w:r>
    </w:p>
    <w:p w14:paraId="59B615A0" w14:textId="50B56D66" w:rsidR="00427EA2" w:rsidRPr="00CD067D" w:rsidRDefault="00245CAE" w:rsidP="00245CAE">
      <w:pPr>
        <w:pStyle w:val="Titre1"/>
        <w:numPr>
          <w:ilvl w:val="0"/>
          <w:numId w:val="0"/>
        </w:numPr>
      </w:pPr>
      <w:r w:rsidRPr="00CD067D">
        <w:t xml:space="preserve"> </w:t>
      </w:r>
    </w:p>
    <w:sectPr w:rsidR="00427EA2" w:rsidRPr="00CD067D" w:rsidSect="00A36169">
      <w:headerReference w:type="first" r:id="rId36"/>
      <w:endnotePr>
        <w:numFmt w:val="decimal"/>
      </w:endnotePr>
      <w:pgSz w:w="11905" w:h="16837"/>
      <w:pgMar w:top="953" w:right="990" w:bottom="993" w:left="1440" w:header="567" w:footer="415" w:gutter="0"/>
      <w:paperSrc w:first="7" w:other="7"/>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Christian Mouden" w:date="2026-06-30T08:50:00Z" w:initials="CM">
    <w:p w14:paraId="37934299" w14:textId="77777777" w:rsidR="007D10C1" w:rsidRDefault="007D10C1">
      <w:pPr>
        <w:pStyle w:val="Commentaire"/>
        <w:rPr>
          <w:sz w:val="24"/>
          <w:szCs w:val="24"/>
        </w:rPr>
      </w:pPr>
      <w:r>
        <w:rPr>
          <w:rStyle w:val="Marquedecommentaire"/>
        </w:rPr>
        <w:annotationRef/>
      </w:r>
      <w:r>
        <w:t>S-100 and related PS contain a section “</w:t>
      </w:r>
      <w:r w:rsidRPr="0058571F">
        <w:rPr>
          <w:sz w:val="24"/>
          <w:szCs w:val="24"/>
        </w:rPr>
        <w:t>Summary of Substantive Changes in Edition</w:t>
      </w:r>
      <w:r>
        <w:rPr>
          <w:sz w:val="24"/>
          <w:szCs w:val="24"/>
        </w:rPr>
        <w:t xml:space="preserve"> </w:t>
      </w:r>
      <w:proofErr w:type="spellStart"/>
      <w:r>
        <w:rPr>
          <w:sz w:val="24"/>
          <w:szCs w:val="24"/>
        </w:rPr>
        <w:t>x.x.x</w:t>
      </w:r>
      <w:proofErr w:type="spellEnd"/>
      <w:r>
        <w:rPr>
          <w:sz w:val="24"/>
          <w:szCs w:val="24"/>
        </w:rPr>
        <w:t>”.</w:t>
      </w:r>
    </w:p>
    <w:p w14:paraId="638F86A1" w14:textId="4FC0AD6A" w:rsidR="007D10C1" w:rsidRDefault="007D10C1">
      <w:pPr>
        <w:pStyle w:val="Commentaire"/>
      </w:pPr>
      <w:r>
        <w:rPr>
          <w:sz w:val="24"/>
          <w:szCs w:val="24"/>
        </w:rPr>
        <w:t>Should we add a similar one here?</w:t>
      </w:r>
    </w:p>
  </w:comment>
  <w:comment w:id="19" w:author="Christian Mouden" w:date="2026-06-30T09:18:00Z" w:initials="CM">
    <w:p w14:paraId="12B83CD4" w14:textId="34984862" w:rsidR="00554844" w:rsidRDefault="00554844">
      <w:pPr>
        <w:pStyle w:val="Commentaire"/>
      </w:pPr>
      <w:r>
        <w:rPr>
          <w:rStyle w:val="Marquedecommentaire"/>
        </w:rPr>
        <w:annotationRef/>
      </w:r>
      <w:r>
        <w:t>Not yet adopted. TBC.</w:t>
      </w:r>
    </w:p>
  </w:comment>
  <w:comment w:id="21" w:author="Christian Mouden" w:date="2026-06-30T09:19:00Z" w:initials="CM">
    <w:p w14:paraId="50F0B8AA" w14:textId="454B4884" w:rsidR="0094334A" w:rsidRDefault="0094334A">
      <w:pPr>
        <w:pStyle w:val="Commentaire"/>
      </w:pPr>
      <w:r>
        <w:rPr>
          <w:rStyle w:val="Marquedecommentaire"/>
        </w:rPr>
        <w:annotationRef/>
      </w:r>
      <w:r>
        <w:t>To be reviewed when all datasets and screenshots have been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8F86A1" w15:done="0"/>
  <w15:commentEx w15:paraId="12B83CD4" w15:done="0"/>
  <w15:commentEx w15:paraId="50F0B8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EE01E3" w16cex:dateUtc="2026-06-30T06:50:00Z"/>
  <w16cex:commentExtensible w16cex:durableId="2DEE084D" w16cex:dateUtc="2026-06-30T07:18:00Z"/>
  <w16cex:commentExtensible w16cex:durableId="2DEE08B8" w16cex:dateUtc="2026-06-30T0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8F86A1" w16cid:durableId="2DEE01E3"/>
  <w16cid:commentId w16cid:paraId="12B83CD4" w16cid:durableId="2DEE084D"/>
  <w16cid:commentId w16cid:paraId="50F0B8AA" w16cid:durableId="2DEE08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F47CE" w14:textId="77777777" w:rsidR="00A22B54" w:rsidRDefault="00A22B54" w:rsidP="00EB5479">
      <w:r>
        <w:separator/>
      </w:r>
    </w:p>
  </w:endnote>
  <w:endnote w:type="continuationSeparator" w:id="0">
    <w:p w14:paraId="06EAC3A0" w14:textId="77777777" w:rsidR="00A22B54" w:rsidRDefault="00A22B54" w:rsidP="00EB5479">
      <w:r>
        <w:continuationSeparator/>
      </w:r>
    </w:p>
  </w:endnote>
  <w:endnote w:type="continuationNotice" w:id="1">
    <w:p w14:paraId="252A083C" w14:textId="77777777" w:rsidR="00A22B54" w:rsidRDefault="00A22B54" w:rsidP="00EB5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7383D" w14:textId="73955D3A" w:rsidR="00822911" w:rsidRPr="0058571F" w:rsidRDefault="00822911" w:rsidP="00011F06">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sidR="009A14E8">
      <w:rPr>
        <w:sz w:val="16"/>
        <w:szCs w:val="16"/>
      </w:rPr>
      <w:t>1</w:t>
    </w:r>
    <w:r w:rsidRPr="0058571F">
      <w:rPr>
        <w:sz w:val="16"/>
        <w:szCs w:val="16"/>
      </w:rPr>
      <w:t xml:space="preserve"> - </w:t>
    </w:r>
    <w:r w:rsidR="005B1A94">
      <w:rPr>
        <w:sz w:val="16"/>
        <w:szCs w:val="16"/>
      </w:rPr>
      <w:t>Overview</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941A2" w14:textId="43220E30" w:rsidR="00822911" w:rsidRPr="009A14E8" w:rsidRDefault="009A14E8" w:rsidP="009A14E8">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1</w:t>
    </w:r>
    <w:r w:rsidRPr="0058571F">
      <w:rPr>
        <w:sz w:val="16"/>
        <w:szCs w:val="16"/>
      </w:rPr>
      <w:t xml:space="preserve"> - </w:t>
    </w:r>
    <w:r w:rsidR="005B1A94">
      <w:rPr>
        <w:sz w:val="16"/>
        <w:szCs w:val="16"/>
      </w:rPr>
      <w:t>Overview</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B45DE" w14:textId="77777777" w:rsidR="00822911" w:rsidRPr="0058571F" w:rsidRDefault="00822911" w:rsidP="006B44F5">
    <w:pPr>
      <w:pStyle w:val="Pieddepage"/>
      <w:ind w:right="360" w:firstLine="360"/>
      <w:jc w:val="center"/>
      <w:rPr>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F2DEB" w14:textId="362BAD8F" w:rsidR="007C7DD8" w:rsidRPr="000F206F" w:rsidRDefault="000F206F" w:rsidP="000F206F">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1</w:t>
    </w:r>
    <w:r w:rsidRPr="0058571F">
      <w:rPr>
        <w:sz w:val="16"/>
        <w:szCs w:val="16"/>
      </w:rPr>
      <w:t xml:space="preserve"> - </w:t>
    </w:r>
    <w:r w:rsidR="005B1A94">
      <w:rPr>
        <w:sz w:val="16"/>
        <w:szCs w:val="16"/>
      </w:rPr>
      <w:t>Overview</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2DE0D" w14:textId="670198FE" w:rsidR="007D10C1" w:rsidRPr="0058571F" w:rsidRDefault="007D10C1" w:rsidP="00011F06">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1</w:t>
    </w:r>
    <w:r w:rsidRPr="0058571F">
      <w:rPr>
        <w:sz w:val="16"/>
        <w:szCs w:val="16"/>
      </w:rPr>
      <w:t xml:space="preserve"> - </w:t>
    </w:r>
    <w:r w:rsidR="005B1A94">
      <w:rPr>
        <w:sz w:val="16"/>
        <w:szCs w:val="16"/>
      </w:rPr>
      <w:t>Overview</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65E23" w14:textId="77D4BFF8" w:rsidR="007D10C1" w:rsidRPr="009A14E8" w:rsidRDefault="007D10C1" w:rsidP="009A14E8">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1</w:t>
    </w:r>
    <w:r w:rsidRPr="0058571F">
      <w:rPr>
        <w:sz w:val="16"/>
        <w:szCs w:val="16"/>
      </w:rPr>
      <w:t xml:space="preserve"> - </w:t>
    </w:r>
    <w:r w:rsidR="005B1A94">
      <w:rPr>
        <w:sz w:val="16"/>
        <w:szCs w:val="16"/>
      </w:rPr>
      <w:t>Overview</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ECDC6" w14:textId="161FAF0E" w:rsidR="007D10C1" w:rsidRPr="0058571F" w:rsidRDefault="005B1A94" w:rsidP="006B44F5">
    <w:pPr>
      <w:pStyle w:val="Pieddepage"/>
      <w:ind w:right="360" w:firstLine="360"/>
      <w:jc w:val="center"/>
      <w:rPr>
        <w:sz w:val="16"/>
        <w:szCs w:val="16"/>
      </w:rPr>
    </w:pPr>
    <w:r>
      <w:rPr>
        <w:sz w:val="16"/>
        <w:szCs w:val="16"/>
      </w:rPr>
      <w:t xml:space="preserve">Part 1 - </w:t>
    </w:r>
    <w:r>
      <w:rPr>
        <w:sz w:val="16"/>
        <w:szCs w:val="16"/>
      </w:rPr>
      <w:t>Overview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3AB97" w14:textId="77777777" w:rsidR="00A22B54" w:rsidRDefault="00A22B54" w:rsidP="00EB5479">
      <w:r>
        <w:separator/>
      </w:r>
    </w:p>
  </w:footnote>
  <w:footnote w:type="continuationSeparator" w:id="0">
    <w:p w14:paraId="030D2834" w14:textId="77777777" w:rsidR="00A22B54" w:rsidRDefault="00A22B54" w:rsidP="00EB5479">
      <w:r>
        <w:continuationSeparator/>
      </w:r>
    </w:p>
  </w:footnote>
  <w:footnote w:type="continuationNotice" w:id="1">
    <w:p w14:paraId="6DAD51E2" w14:textId="77777777" w:rsidR="00A22B54" w:rsidRDefault="00A22B54" w:rsidP="00EB5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0FA09" w14:textId="0A84D40E" w:rsidR="00822911" w:rsidRPr="0058571F" w:rsidRDefault="00822911" w:rsidP="00231B1F">
    <w:pPr>
      <w:pStyle w:val="En-tte"/>
      <w:tabs>
        <w:tab w:val="clear" w:pos="4320"/>
        <w:tab w:val="clear" w:pos="8640"/>
        <w:tab w:val="center" w:pos="4536"/>
        <w:tab w:val="right" w:pos="9072"/>
      </w:tabs>
      <w:jc w:val="left"/>
    </w:pPr>
    <w:r w:rsidRPr="0058571F">
      <w:rPr>
        <w:sz w:val="16"/>
        <w:szCs w:val="16"/>
      </w:rPr>
      <w:t>S-1</w:t>
    </w:r>
    <w:r w:rsidR="00D33BAD">
      <w:rPr>
        <w:sz w:val="16"/>
        <w:szCs w:val="16"/>
      </w:rPr>
      <w:t>64</w:t>
    </w:r>
    <w:r w:rsidRPr="0058571F">
      <w:rPr>
        <w:sz w:val="16"/>
        <w:szCs w:val="16"/>
      </w:rPr>
      <w:t xml:space="preserve"> </w:t>
    </w:r>
    <w:r w:rsidR="009A14E8">
      <w:rPr>
        <w:sz w:val="16"/>
        <w:szCs w:val="16"/>
      </w:rPr>
      <w:t xml:space="preserve">Draft </w:t>
    </w:r>
    <w:r w:rsidRPr="0058571F">
      <w:rPr>
        <w:sz w:val="16"/>
        <w:szCs w:val="16"/>
      </w:rPr>
      <w:t xml:space="preserve">Edition </w:t>
    </w:r>
    <w:r w:rsidR="00D33BAD">
      <w:rPr>
        <w:sz w:val="16"/>
        <w:szCs w:val="16"/>
      </w:rPr>
      <w:t>2.0</w:t>
    </w:r>
    <w:r w:rsidRPr="0058571F">
      <w:rPr>
        <w:sz w:val="16"/>
        <w:szCs w:val="16"/>
      </w:rPr>
      <w:t>.1</w:t>
    </w:r>
    <w:r w:rsidRPr="0058571F">
      <w:rPr>
        <w:b/>
        <w:sz w:val="28"/>
        <w:szCs w:val="28"/>
      </w:rPr>
      <w:tab/>
    </w:r>
    <w:r w:rsidRPr="0058571F">
      <w:rPr>
        <w:b/>
        <w:sz w:val="28"/>
        <w:szCs w:val="28"/>
      </w:rPr>
      <w:tab/>
    </w:r>
    <w:r w:rsidR="009A14E8" w:rsidRPr="009A14E8">
      <w:rPr>
        <w:bCs/>
        <w:sz w:val="16"/>
        <w:szCs w:val="16"/>
      </w:rPr>
      <w:t>xx</w:t>
    </w:r>
    <w:r w:rsidR="009A14E8">
      <w:rPr>
        <w:b/>
        <w:sz w:val="28"/>
        <w:szCs w:val="28"/>
      </w:rPr>
      <w:t xml:space="preserve"> </w:t>
    </w:r>
    <w:r w:rsidR="00D33BAD">
      <w:rPr>
        <w:sz w:val="16"/>
        <w:szCs w:val="16"/>
      </w:rPr>
      <w:t>July</w:t>
    </w:r>
    <w:r w:rsidRPr="0058571F">
      <w:rPr>
        <w:sz w:val="16"/>
        <w:szCs w:val="16"/>
      </w:rPr>
      <w:t xml:space="preserve"> 202</w:t>
    </w:r>
    <w:r w:rsidR="00D33BAD">
      <w:rPr>
        <w:sz w:val="16"/>
        <w:szCs w:val="16"/>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9DDF8" w14:textId="77777777" w:rsidR="009A14E8" w:rsidRPr="0058571F" w:rsidRDefault="009A14E8" w:rsidP="009A14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p w14:paraId="4A472482" w14:textId="44D5444C" w:rsidR="00822911" w:rsidRPr="009A14E8" w:rsidRDefault="00822911" w:rsidP="009A14E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B8DF6" w14:textId="77777777" w:rsidR="00822911" w:rsidRPr="0058571F" w:rsidRDefault="00822911" w:rsidP="006B6AFB">
    <w:pPr>
      <w:pStyle w:val="En-tte"/>
      <w:tabs>
        <w:tab w:val="clear" w:pos="4320"/>
        <w:tab w:val="clear" w:pos="8640"/>
        <w:tab w:val="center" w:pos="4536"/>
        <w:tab w:val="right" w:pos="9050"/>
      </w:tabs>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2F23F" w14:textId="77777777" w:rsidR="007D10C1" w:rsidRPr="0058571F" w:rsidRDefault="007D10C1" w:rsidP="00231B1F">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3DDB8" w14:textId="77777777" w:rsidR="007D10C1" w:rsidRPr="0058571F" w:rsidRDefault="007D10C1" w:rsidP="009A14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p w14:paraId="14FDCD23" w14:textId="77777777" w:rsidR="007D10C1" w:rsidRPr="009A14E8" w:rsidRDefault="007D10C1" w:rsidP="009A14E8">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B3072" w14:textId="0A3D0A36" w:rsidR="007D10C1" w:rsidRPr="0058571F" w:rsidRDefault="005B1A94" w:rsidP="006B6AFB">
    <w:pPr>
      <w:pStyle w:val="En-tte"/>
      <w:tabs>
        <w:tab w:val="clear" w:pos="4320"/>
        <w:tab w:val="clear" w:pos="8640"/>
        <w:tab w:val="center" w:pos="4536"/>
        <w:tab w:val="right" w:pos="9050"/>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D5D42" w14:textId="6898ADAE" w:rsidR="007C7DD8" w:rsidRDefault="00A850DB" w:rsidP="00EB5479">
    <w:pPr>
      <w:pStyle w:val="En-tte"/>
    </w:pPr>
    <w:r>
      <w:rPr>
        <w:noProof/>
      </w:rPr>
      <mc:AlternateContent>
        <mc:Choice Requires="wps">
          <w:drawing>
            <wp:anchor distT="0" distB="0" distL="114300" distR="114300" simplePos="0" relativeHeight="251657728" behindDoc="1" locked="0" layoutInCell="0" allowOverlap="1" wp14:anchorId="51353DE5" wp14:editId="365B5355">
              <wp:simplePos x="0" y="0"/>
              <wp:positionH relativeFrom="margin">
                <wp:align>center</wp:align>
              </wp:positionH>
              <wp:positionV relativeFrom="margin">
                <wp:align>center</wp:align>
              </wp:positionV>
              <wp:extent cx="5771515" cy="2308225"/>
              <wp:effectExtent l="0" t="0" r="0" b="0"/>
              <wp:wrapNone/>
              <wp:docPr id="596925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71515" cy="2308225"/>
                      </a:xfrm>
                      <a:prstGeom prst="rect">
                        <a:avLst/>
                      </a:prstGeom>
                    </wps:spPr>
                    <wps:txbx>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353DE5" id="_x0000_t202" coordsize="21600,21600" o:spt="202" path="m,l,21600r21600,l21600,xe">
              <v:stroke joinstyle="miter"/>
              <v:path gradientshapeok="t" o:connecttype="rect"/>
            </v:shapetype>
            <v:shape id="Text Box 1" o:spid="_x0000_s1033" type="#_x0000_t202" style="position:absolute;left:0;text-align:left;margin-left:0;margin-top:0;width:454.45pt;height:181.7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" o:allowincell="f" filled="f" stroked="f">
              <o:lock v:ext="edit" shapetype="t"/>
              <v:textbox style="mso-fit-shape-to-text:t">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CA5"/>
    <w:multiLevelType w:val="hybridMultilevel"/>
    <w:tmpl w:val="A17232AE"/>
    <w:lvl w:ilvl="0" w:tplc="CED427B6">
      <w:start w:val="1"/>
      <w:numFmt w:val="decimal"/>
      <w:lvlText w:val="%1."/>
      <w:lvlJc w:val="left"/>
      <w:pPr>
        <w:ind w:left="1069" w:hanging="360"/>
      </w:pPr>
      <w:rPr>
        <w:i/>
        <w:iCs/>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 w15:restartNumberingAfterBreak="0">
    <w:nsid w:val="015141DE"/>
    <w:multiLevelType w:val="hybridMultilevel"/>
    <w:tmpl w:val="9084AFD6"/>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26A5751"/>
    <w:multiLevelType w:val="hybridMultilevel"/>
    <w:tmpl w:val="5C0804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464D12"/>
    <w:multiLevelType w:val="multilevel"/>
    <w:tmpl w:val="29F87B64"/>
    <w:name w:val="S-164"/>
    <w:lvl w:ilvl="0">
      <w:start w:val="1"/>
      <w:numFmt w:val="decimal"/>
      <w:lvlText w:val="%1"/>
      <w:lvlJc w:val="left"/>
      <w:pPr>
        <w:ind w:left="357" w:hanging="357"/>
      </w:pPr>
      <w:rPr>
        <w:rFonts w:ascii="Arial" w:hAnsi="Arial" w:hint="default"/>
        <w:b/>
        <w:i w:val="0"/>
        <w:caps w:val="0"/>
        <w:strike w:val="0"/>
        <w:dstrike w:val="0"/>
        <w:vanish w:val="0"/>
        <w:sz w:val="20"/>
        <w:vertAlign w:val="baseline"/>
      </w:rPr>
    </w:lvl>
    <w:lvl w:ilvl="1">
      <w:start w:val="1"/>
      <w:numFmt w:val="decimal"/>
      <w:lvlText w:val="%1.%2"/>
      <w:lvlJc w:val="left"/>
      <w:pPr>
        <w:ind w:left="714" w:hanging="357"/>
      </w:pPr>
      <w:rPr>
        <w:rFonts w:ascii="Arial" w:hAnsi="Arial" w:cs="Times New Roman" w:hint="default"/>
        <w:b/>
        <w:bCs w:val="0"/>
        <w:i w:val="0"/>
        <w:iCs w:val="0"/>
        <w:caps w:val="0"/>
        <w:strike w:val="0"/>
        <w:dstrike w:val="0"/>
        <w:outline w:val="0"/>
        <w:shadow w:val="0"/>
        <w:emboss w:val="0"/>
        <w:imprint w:val="0"/>
        <w:snapToGrid w:val="0"/>
        <w:vanish w:val="0"/>
        <w:spacing w:val="0"/>
        <w:kern w:val="0"/>
        <w:position w:val="0"/>
        <w:sz w:val="2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714"/>
      </w:pPr>
      <w:rPr>
        <w:rFonts w:ascii="Arial" w:hAnsi="Arial" w:hint="default"/>
        <w:b/>
        <w:i w:val="0"/>
        <w:sz w:val="20"/>
      </w:rPr>
    </w:lvl>
    <w:lvl w:ilvl="3">
      <w:start w:val="1"/>
      <w:numFmt w:val="lowerLetter"/>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 w15:restartNumberingAfterBreak="0">
    <w:nsid w:val="05320029"/>
    <w:multiLevelType w:val="hybridMultilevel"/>
    <w:tmpl w:val="AC62E17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2443E5"/>
    <w:multiLevelType w:val="hybridMultilevel"/>
    <w:tmpl w:val="AB2E9B64"/>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8764BBF"/>
    <w:multiLevelType w:val="hybridMultilevel"/>
    <w:tmpl w:val="43B850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15BEE"/>
    <w:multiLevelType w:val="hybridMultilevel"/>
    <w:tmpl w:val="AE8CA338"/>
    <w:lvl w:ilvl="0" w:tplc="1002944E">
      <w:start w:val="1"/>
      <w:numFmt w:val="decimal"/>
      <w:lvlText w:val="%1."/>
      <w:lvlJc w:val="left"/>
      <w:pPr>
        <w:ind w:left="360" w:hanging="360"/>
      </w:pPr>
      <w:rPr>
        <w:rFonts w:ascii="Arial" w:hAnsi="Arial" w:cs="Arial" w:hint="default"/>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92C157D"/>
    <w:multiLevelType w:val="multilevel"/>
    <w:tmpl w:val="714266C8"/>
    <w:lvl w:ilvl="0">
      <w:start w:val="2"/>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9AE005F"/>
    <w:multiLevelType w:val="hybridMultilevel"/>
    <w:tmpl w:val="F3A0FDF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B223AD"/>
    <w:multiLevelType w:val="hybridMultilevel"/>
    <w:tmpl w:val="5F303E48"/>
    <w:lvl w:ilvl="0" w:tplc="04090011">
      <w:start w:val="1"/>
      <w:numFmt w:val="decimal"/>
      <w:lvlText w:val="%1)"/>
      <w:lvlJc w:val="left"/>
      <w:pPr>
        <w:ind w:left="360" w:hanging="360"/>
      </w:pPr>
    </w:lvl>
    <w:lvl w:ilvl="1" w:tplc="ED7A006C">
      <w:start w:val="1"/>
      <w:numFmt w:val="decimal"/>
      <w:lvlText w:val="%2."/>
      <w:lvlJc w:val="left"/>
      <w:pPr>
        <w:ind w:left="1080" w:hanging="360"/>
      </w:pPr>
      <w:rPr>
        <w:rFonts w:hint="default"/>
      </w:rPr>
    </w:lvl>
    <w:lvl w:ilvl="2" w:tplc="DE226318">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7846C5"/>
    <w:multiLevelType w:val="hybridMultilevel"/>
    <w:tmpl w:val="2E54CB92"/>
    <w:lvl w:ilvl="0" w:tplc="9EE422E6">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EC109A"/>
    <w:multiLevelType w:val="hybridMultilevel"/>
    <w:tmpl w:val="4C329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8B6D0D"/>
    <w:multiLevelType w:val="hybridMultilevel"/>
    <w:tmpl w:val="34BC8CF6"/>
    <w:lvl w:ilvl="0" w:tplc="B95483EC">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0E1455D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EDC4FD0"/>
    <w:multiLevelType w:val="hybridMultilevel"/>
    <w:tmpl w:val="4C1E70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E11327"/>
    <w:multiLevelType w:val="hybridMultilevel"/>
    <w:tmpl w:val="D4BE0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F1F389B"/>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025854"/>
    <w:multiLevelType w:val="hybridMultilevel"/>
    <w:tmpl w:val="2D72E2D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0122901"/>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105B1D08"/>
    <w:multiLevelType w:val="hybridMultilevel"/>
    <w:tmpl w:val="7FD80D24"/>
    <w:lvl w:ilvl="0" w:tplc="8738E990">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10B8196E"/>
    <w:multiLevelType w:val="hybridMultilevel"/>
    <w:tmpl w:val="F8AA5AB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C906C1"/>
    <w:multiLevelType w:val="hybridMultilevel"/>
    <w:tmpl w:val="A39C42DC"/>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271C96"/>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464F48"/>
    <w:multiLevelType w:val="hybridMultilevel"/>
    <w:tmpl w:val="B5DE9D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154E1218"/>
    <w:multiLevelType w:val="hybridMultilevel"/>
    <w:tmpl w:val="D12623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49166C"/>
    <w:multiLevelType w:val="hybridMultilevel"/>
    <w:tmpl w:val="DE8A0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A05595"/>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938209A"/>
    <w:multiLevelType w:val="hybridMultilevel"/>
    <w:tmpl w:val="3BC2E272"/>
    <w:lvl w:ilvl="0" w:tplc="CB4E1830">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9CE3B64"/>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1A9C7936"/>
    <w:multiLevelType w:val="hybridMultilevel"/>
    <w:tmpl w:val="06E02CEC"/>
    <w:lvl w:ilvl="0" w:tplc="478671CC">
      <w:start w:val="2"/>
      <w:numFmt w:val="bullet"/>
      <w:lvlText w:val="-"/>
      <w:lvlJc w:val="left"/>
      <w:pPr>
        <w:ind w:left="720"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B0D6666"/>
    <w:multiLevelType w:val="multilevel"/>
    <w:tmpl w:val="A2DE8B16"/>
    <w:lvl w:ilvl="0">
      <w:start w:val="1"/>
      <w:numFmt w:val="decimal"/>
      <w:pStyle w:val="Titre1"/>
      <w:lvlText w:val="%1"/>
      <w:lvlJc w:val="left"/>
      <w:pPr>
        <w:ind w:left="357"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714"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0" w:firstLine="71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itre4"/>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1B9A2A8A"/>
    <w:multiLevelType w:val="hybridMultilevel"/>
    <w:tmpl w:val="651E9178"/>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8B7195"/>
    <w:multiLevelType w:val="hybridMultilevel"/>
    <w:tmpl w:val="F2E622EA"/>
    <w:lvl w:ilvl="0" w:tplc="0809000F">
      <w:start w:val="1"/>
      <w:numFmt w:val="decimal"/>
      <w:lvlText w:val="%1."/>
      <w:lvlJc w:val="left"/>
      <w:pPr>
        <w:ind w:left="360" w:hanging="360"/>
      </w:pPr>
      <w:rPr>
        <w:rFonts w:hint="default"/>
      </w:rPr>
    </w:lvl>
    <w:lvl w:ilvl="1" w:tplc="08090001">
      <w:start w:val="1"/>
      <w:numFmt w:val="bullet"/>
      <w:lvlText w:val=""/>
      <w:lvlJc w:val="left"/>
      <w:pPr>
        <w:ind w:left="36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EBB26CD"/>
    <w:multiLevelType w:val="hybridMultilevel"/>
    <w:tmpl w:val="66BE0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427168"/>
    <w:multiLevelType w:val="hybridMultilevel"/>
    <w:tmpl w:val="F2FE8CEA"/>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D00CC2"/>
    <w:multiLevelType w:val="hybridMultilevel"/>
    <w:tmpl w:val="78862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BA1B4A"/>
    <w:multiLevelType w:val="hybridMultilevel"/>
    <w:tmpl w:val="246A50CE"/>
    <w:name w:val="S-1642"/>
    <w:lvl w:ilvl="0" w:tplc="4DB8DC98">
      <w:start w:val="1"/>
      <w:numFmt w:val="decimal"/>
      <w:lvlText w:val="%1.1.1 a)"/>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2512513F"/>
    <w:multiLevelType w:val="hybridMultilevel"/>
    <w:tmpl w:val="27149EAE"/>
    <w:lvl w:ilvl="0" w:tplc="ED7A006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5641EE5"/>
    <w:multiLevelType w:val="hybridMultilevel"/>
    <w:tmpl w:val="F2289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6D20FA9"/>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84356AE"/>
    <w:multiLevelType w:val="multilevel"/>
    <w:tmpl w:val="B0D8C93E"/>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color w:val="000000" w:themeColor="text1"/>
      </w:rPr>
    </w:lvl>
    <w:lvl w:ilvl="3">
      <w:start w:val="1"/>
      <w:numFmt w:val="decimal"/>
      <w:lvlText w:val="%1.%2.%3.%4."/>
      <w:lvlJc w:val="left"/>
      <w:pPr>
        <w:ind w:left="790" w:hanging="648"/>
      </w:pPr>
      <w:rPr>
        <w:rFonts w:hint="default"/>
        <w:b/>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9876A7F"/>
    <w:multiLevelType w:val="hybridMultilevel"/>
    <w:tmpl w:val="61A6B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99D1677"/>
    <w:multiLevelType w:val="hybridMultilevel"/>
    <w:tmpl w:val="02A6E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AB35CE3"/>
    <w:multiLevelType w:val="hybridMultilevel"/>
    <w:tmpl w:val="9034A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B215CB8"/>
    <w:multiLevelType w:val="hybridMultilevel"/>
    <w:tmpl w:val="B3624DAA"/>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2BAE7A48"/>
    <w:multiLevelType w:val="hybridMultilevel"/>
    <w:tmpl w:val="BAB896B2"/>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BBB4D49"/>
    <w:multiLevelType w:val="hybridMultilevel"/>
    <w:tmpl w:val="5C3031F2"/>
    <w:lvl w:ilvl="0" w:tplc="C80AD17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F577B7"/>
    <w:multiLevelType w:val="hybridMultilevel"/>
    <w:tmpl w:val="E4E4BB5E"/>
    <w:lvl w:ilvl="0" w:tplc="98463C42">
      <w:start w:val="1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01F494A"/>
    <w:multiLevelType w:val="hybridMultilevel"/>
    <w:tmpl w:val="BFE440DE"/>
    <w:lvl w:ilvl="0" w:tplc="5674021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0BB21D1"/>
    <w:multiLevelType w:val="hybridMultilevel"/>
    <w:tmpl w:val="33E66358"/>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3" w15:restartNumberingAfterBreak="0">
    <w:nsid w:val="31DD388F"/>
    <w:multiLevelType w:val="hybridMultilevel"/>
    <w:tmpl w:val="0D6E8B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4" w15:restartNumberingAfterBreak="0">
    <w:nsid w:val="345C5B2E"/>
    <w:multiLevelType w:val="hybridMultilevel"/>
    <w:tmpl w:val="2A124CC2"/>
    <w:lvl w:ilvl="0" w:tplc="0A768DC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15:restartNumberingAfterBreak="0">
    <w:nsid w:val="34FB3AD2"/>
    <w:multiLevelType w:val="hybridMultilevel"/>
    <w:tmpl w:val="000E5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52930DF"/>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5D7472F"/>
    <w:multiLevelType w:val="hybridMultilevel"/>
    <w:tmpl w:val="27320FFC"/>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E310BB"/>
    <w:multiLevelType w:val="hybridMultilevel"/>
    <w:tmpl w:val="046276BC"/>
    <w:lvl w:ilvl="0" w:tplc="9C26DA56">
      <w:start w:val="1"/>
      <w:numFmt w:val="bullet"/>
      <w:lvlText w:val="-"/>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35F66FE4"/>
    <w:multiLevelType w:val="hybridMultilevel"/>
    <w:tmpl w:val="838E75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69C3D7B"/>
    <w:multiLevelType w:val="hybridMultilevel"/>
    <w:tmpl w:val="A4A84816"/>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75449E4"/>
    <w:multiLevelType w:val="hybridMultilevel"/>
    <w:tmpl w:val="720A4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E46F2B"/>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38FF4771"/>
    <w:multiLevelType w:val="hybridMultilevel"/>
    <w:tmpl w:val="3D567BF2"/>
    <w:lvl w:ilvl="0" w:tplc="994A5C74">
      <w:start w:val="1"/>
      <w:numFmt w:val="decimal"/>
      <w:lvlText w:val="%1."/>
      <w:lvlJc w:val="left"/>
      <w:pPr>
        <w:ind w:left="385" w:hanging="360"/>
      </w:pPr>
      <w:rPr>
        <w:rFonts w:hint="default"/>
      </w:rPr>
    </w:lvl>
    <w:lvl w:ilvl="1" w:tplc="40090019" w:tentative="1">
      <w:start w:val="1"/>
      <w:numFmt w:val="lowerLetter"/>
      <w:lvlText w:val="%2."/>
      <w:lvlJc w:val="left"/>
      <w:pPr>
        <w:ind w:left="1105" w:hanging="360"/>
      </w:pPr>
    </w:lvl>
    <w:lvl w:ilvl="2" w:tplc="4009001B">
      <w:start w:val="1"/>
      <w:numFmt w:val="lowerRoman"/>
      <w:lvlText w:val="%3."/>
      <w:lvlJc w:val="right"/>
      <w:pPr>
        <w:ind w:left="1825" w:hanging="180"/>
      </w:pPr>
    </w:lvl>
    <w:lvl w:ilvl="3" w:tplc="4009000F" w:tentative="1">
      <w:start w:val="1"/>
      <w:numFmt w:val="decimal"/>
      <w:lvlText w:val="%4."/>
      <w:lvlJc w:val="left"/>
      <w:pPr>
        <w:ind w:left="2545" w:hanging="360"/>
      </w:pPr>
    </w:lvl>
    <w:lvl w:ilvl="4" w:tplc="40090019" w:tentative="1">
      <w:start w:val="1"/>
      <w:numFmt w:val="lowerLetter"/>
      <w:lvlText w:val="%5."/>
      <w:lvlJc w:val="left"/>
      <w:pPr>
        <w:ind w:left="3265" w:hanging="360"/>
      </w:pPr>
    </w:lvl>
    <w:lvl w:ilvl="5" w:tplc="4009001B" w:tentative="1">
      <w:start w:val="1"/>
      <w:numFmt w:val="lowerRoman"/>
      <w:lvlText w:val="%6."/>
      <w:lvlJc w:val="right"/>
      <w:pPr>
        <w:ind w:left="3985" w:hanging="180"/>
      </w:pPr>
    </w:lvl>
    <w:lvl w:ilvl="6" w:tplc="4009000F" w:tentative="1">
      <w:start w:val="1"/>
      <w:numFmt w:val="decimal"/>
      <w:lvlText w:val="%7."/>
      <w:lvlJc w:val="left"/>
      <w:pPr>
        <w:ind w:left="4705" w:hanging="360"/>
      </w:pPr>
    </w:lvl>
    <w:lvl w:ilvl="7" w:tplc="40090019" w:tentative="1">
      <w:start w:val="1"/>
      <w:numFmt w:val="lowerLetter"/>
      <w:lvlText w:val="%8."/>
      <w:lvlJc w:val="left"/>
      <w:pPr>
        <w:ind w:left="5425" w:hanging="360"/>
      </w:pPr>
    </w:lvl>
    <w:lvl w:ilvl="8" w:tplc="4009001B" w:tentative="1">
      <w:start w:val="1"/>
      <w:numFmt w:val="lowerRoman"/>
      <w:lvlText w:val="%9."/>
      <w:lvlJc w:val="right"/>
      <w:pPr>
        <w:ind w:left="6145" w:hanging="180"/>
      </w:pPr>
    </w:lvl>
  </w:abstractNum>
  <w:abstractNum w:abstractNumId="64" w15:restartNumberingAfterBreak="0">
    <w:nsid w:val="391F27C2"/>
    <w:multiLevelType w:val="hybridMultilevel"/>
    <w:tmpl w:val="1026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9412E4B"/>
    <w:multiLevelType w:val="hybridMultilevel"/>
    <w:tmpl w:val="4FC48E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9C86C6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9DE423C"/>
    <w:multiLevelType w:val="hybridMultilevel"/>
    <w:tmpl w:val="655ABB10"/>
    <w:lvl w:ilvl="0" w:tplc="5D76100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8" w15:restartNumberingAfterBreak="0">
    <w:nsid w:val="3A587503"/>
    <w:multiLevelType w:val="hybridMultilevel"/>
    <w:tmpl w:val="96B6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B3348EE"/>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C5B3E36"/>
    <w:multiLevelType w:val="hybridMultilevel"/>
    <w:tmpl w:val="D6921908"/>
    <w:lvl w:ilvl="0" w:tplc="9C26DA56">
      <w:start w:val="1"/>
      <w:numFmt w:val="bullet"/>
      <w:lvlText w:val="-"/>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3FEC0BC6"/>
    <w:multiLevelType w:val="hybridMultilevel"/>
    <w:tmpl w:val="4FE42F7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41A10660"/>
    <w:multiLevelType w:val="hybridMultilevel"/>
    <w:tmpl w:val="1DF239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1D95B0A"/>
    <w:multiLevelType w:val="hybridMultilevel"/>
    <w:tmpl w:val="D630AAB8"/>
    <w:lvl w:ilvl="0" w:tplc="9C26DA56">
      <w:start w:val="1"/>
      <w:numFmt w:val="bullet"/>
      <w:lvlText w:val="-"/>
      <w:lvlJc w:val="left"/>
      <w:pPr>
        <w:ind w:left="774" w:hanging="360"/>
      </w:pPr>
      <w:rPr>
        <w:rFonts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74" w15:restartNumberingAfterBreak="0">
    <w:nsid w:val="42D367C2"/>
    <w:multiLevelType w:val="hybridMultilevel"/>
    <w:tmpl w:val="9B3247C2"/>
    <w:lvl w:ilvl="0" w:tplc="84FE771C">
      <w:start w:val="1"/>
      <w:numFmt w:val="decimal"/>
      <w:lvlText w:val="%1."/>
      <w:lvlJc w:val="left"/>
      <w:pPr>
        <w:ind w:left="360" w:hanging="360"/>
      </w:pPr>
      <w:rPr>
        <w:rFonts w:hint="default"/>
        <w:b w:val="0"/>
        <w:bCs w:val="0"/>
        <w:i/>
        <w:i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442D2E07"/>
    <w:multiLevelType w:val="hybridMultilevel"/>
    <w:tmpl w:val="0E3A3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499518D"/>
    <w:multiLevelType w:val="hybridMultilevel"/>
    <w:tmpl w:val="DF8EC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4FF3531"/>
    <w:multiLevelType w:val="hybridMultilevel"/>
    <w:tmpl w:val="E9E244EC"/>
    <w:lvl w:ilvl="0" w:tplc="6942A1E8">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56C0109"/>
    <w:multiLevelType w:val="hybridMultilevel"/>
    <w:tmpl w:val="22E4DA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7414131"/>
    <w:multiLevelType w:val="hybridMultilevel"/>
    <w:tmpl w:val="726AE3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8DD175D"/>
    <w:multiLevelType w:val="hybridMultilevel"/>
    <w:tmpl w:val="A7DE8BF6"/>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4B3338AA"/>
    <w:multiLevelType w:val="hybridMultilevel"/>
    <w:tmpl w:val="3E080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B356829"/>
    <w:multiLevelType w:val="hybridMultilevel"/>
    <w:tmpl w:val="000E5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B7923C0"/>
    <w:multiLevelType w:val="hybridMultilevel"/>
    <w:tmpl w:val="7968F4C0"/>
    <w:lvl w:ilvl="0" w:tplc="CED427B6">
      <w:start w:val="1"/>
      <w:numFmt w:val="decimal"/>
      <w:lvlText w:val="%1."/>
      <w:lvlJc w:val="left"/>
      <w:pPr>
        <w:ind w:left="360" w:hanging="360"/>
      </w:pPr>
      <w:rPr>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CC86361"/>
    <w:multiLevelType w:val="hybridMultilevel"/>
    <w:tmpl w:val="3BEC33D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5" w15:restartNumberingAfterBreak="0">
    <w:nsid w:val="4CCD137A"/>
    <w:multiLevelType w:val="hybridMultilevel"/>
    <w:tmpl w:val="734218C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6" w15:restartNumberingAfterBreak="0">
    <w:nsid w:val="4DAE3ED4"/>
    <w:multiLevelType w:val="hybridMultilevel"/>
    <w:tmpl w:val="41DE3C82"/>
    <w:lvl w:ilvl="0" w:tplc="5D761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4DD53B3A"/>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8" w15:restartNumberingAfterBreak="0">
    <w:nsid w:val="4EB52E0F"/>
    <w:multiLevelType w:val="hybridMultilevel"/>
    <w:tmpl w:val="05A4B1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504B1BBC"/>
    <w:multiLevelType w:val="hybridMultilevel"/>
    <w:tmpl w:val="728E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068760F"/>
    <w:multiLevelType w:val="hybridMultilevel"/>
    <w:tmpl w:val="BD2A67C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0E0668E"/>
    <w:multiLevelType w:val="hybridMultilevel"/>
    <w:tmpl w:val="16B22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38D1181"/>
    <w:multiLevelType w:val="hybridMultilevel"/>
    <w:tmpl w:val="6FAA3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4602EC5"/>
    <w:multiLevelType w:val="hybridMultilevel"/>
    <w:tmpl w:val="DABC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58936F1"/>
    <w:multiLevelType w:val="hybridMultilevel"/>
    <w:tmpl w:val="0AEC60FC"/>
    <w:lvl w:ilvl="0" w:tplc="29E216CC">
      <w:start w:val="1"/>
      <w:numFmt w:val="decimal"/>
      <w:lvlText w:val="%1."/>
      <w:lvlJc w:val="left"/>
      <w:pPr>
        <w:ind w:left="360" w:hanging="360"/>
      </w:pPr>
      <w:rPr>
        <w:rFonts w:hint="default"/>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5" w15:restartNumberingAfterBreak="0">
    <w:nsid w:val="562E7DBB"/>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6" w15:restartNumberingAfterBreak="0">
    <w:nsid w:val="57C562A4"/>
    <w:multiLevelType w:val="hybridMultilevel"/>
    <w:tmpl w:val="78862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8FE5C48"/>
    <w:multiLevelType w:val="hybridMultilevel"/>
    <w:tmpl w:val="19BE15E2"/>
    <w:lvl w:ilvl="0" w:tplc="43A2FBE2">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5A925D6B"/>
    <w:multiLevelType w:val="multilevel"/>
    <w:tmpl w:val="B06CD6CC"/>
    <w:lvl w:ilvl="0">
      <w:start w:val="4"/>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0" w15:restartNumberingAfterBreak="0">
    <w:nsid w:val="5A9723A6"/>
    <w:multiLevelType w:val="hybridMultilevel"/>
    <w:tmpl w:val="BE70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AE41FF6"/>
    <w:multiLevelType w:val="hybridMultilevel"/>
    <w:tmpl w:val="F1B40E7E"/>
    <w:lvl w:ilvl="0" w:tplc="180C000F">
      <w:start w:val="1"/>
      <w:numFmt w:val="decimal"/>
      <w:lvlText w:val="%1."/>
      <w:lvlJc w:val="left"/>
      <w:pPr>
        <w:ind w:left="720" w:hanging="360"/>
      </w:pPr>
      <w:rPr>
        <w:rFonts w:hint="default"/>
      </w:rPr>
    </w:lvl>
    <w:lvl w:ilvl="1" w:tplc="180C0019" w:tentative="1">
      <w:start w:val="1"/>
      <w:numFmt w:val="lowerLetter"/>
      <w:lvlText w:val="%2."/>
      <w:lvlJc w:val="left"/>
      <w:pPr>
        <w:ind w:left="1440" w:hanging="360"/>
      </w:pPr>
    </w:lvl>
    <w:lvl w:ilvl="2" w:tplc="180C001B" w:tentative="1">
      <w:start w:val="1"/>
      <w:numFmt w:val="lowerRoman"/>
      <w:lvlText w:val="%3."/>
      <w:lvlJc w:val="right"/>
      <w:pPr>
        <w:ind w:left="2160" w:hanging="180"/>
      </w:pPr>
    </w:lvl>
    <w:lvl w:ilvl="3" w:tplc="180C000F" w:tentative="1">
      <w:start w:val="1"/>
      <w:numFmt w:val="decimal"/>
      <w:lvlText w:val="%4."/>
      <w:lvlJc w:val="left"/>
      <w:pPr>
        <w:ind w:left="2880" w:hanging="360"/>
      </w:pPr>
    </w:lvl>
    <w:lvl w:ilvl="4" w:tplc="180C0019" w:tentative="1">
      <w:start w:val="1"/>
      <w:numFmt w:val="lowerLetter"/>
      <w:lvlText w:val="%5."/>
      <w:lvlJc w:val="left"/>
      <w:pPr>
        <w:ind w:left="3600" w:hanging="360"/>
      </w:pPr>
    </w:lvl>
    <w:lvl w:ilvl="5" w:tplc="180C001B" w:tentative="1">
      <w:start w:val="1"/>
      <w:numFmt w:val="lowerRoman"/>
      <w:lvlText w:val="%6."/>
      <w:lvlJc w:val="right"/>
      <w:pPr>
        <w:ind w:left="4320" w:hanging="180"/>
      </w:pPr>
    </w:lvl>
    <w:lvl w:ilvl="6" w:tplc="180C000F" w:tentative="1">
      <w:start w:val="1"/>
      <w:numFmt w:val="decimal"/>
      <w:lvlText w:val="%7."/>
      <w:lvlJc w:val="left"/>
      <w:pPr>
        <w:ind w:left="5040" w:hanging="360"/>
      </w:pPr>
    </w:lvl>
    <w:lvl w:ilvl="7" w:tplc="180C0019" w:tentative="1">
      <w:start w:val="1"/>
      <w:numFmt w:val="lowerLetter"/>
      <w:lvlText w:val="%8."/>
      <w:lvlJc w:val="left"/>
      <w:pPr>
        <w:ind w:left="5760" w:hanging="360"/>
      </w:pPr>
    </w:lvl>
    <w:lvl w:ilvl="8" w:tplc="180C001B" w:tentative="1">
      <w:start w:val="1"/>
      <w:numFmt w:val="lowerRoman"/>
      <w:lvlText w:val="%9."/>
      <w:lvlJc w:val="right"/>
      <w:pPr>
        <w:ind w:left="6480" w:hanging="180"/>
      </w:pPr>
    </w:lvl>
  </w:abstractNum>
  <w:abstractNum w:abstractNumId="102" w15:restartNumberingAfterBreak="0">
    <w:nsid w:val="5B2F73CD"/>
    <w:multiLevelType w:val="hybridMultilevel"/>
    <w:tmpl w:val="C2F23F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B8B3BA0"/>
    <w:multiLevelType w:val="multilevel"/>
    <w:tmpl w:val="D3002804"/>
    <w:lvl w:ilvl="0">
      <w:start w:val="1"/>
      <w:numFmt w:val="decimal"/>
      <w:isLgl/>
      <w:lvlText w:val="%1"/>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1.%2.%3.%4"/>
      <w:lvlJc w:val="left"/>
      <w:pPr>
        <w:tabs>
          <w:tab w:val="num" w:pos="864"/>
        </w:tabs>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C4A577A"/>
    <w:multiLevelType w:val="hybridMultilevel"/>
    <w:tmpl w:val="C6A41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D9B3BE9"/>
    <w:multiLevelType w:val="hybridMultilevel"/>
    <w:tmpl w:val="247E42D6"/>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E49559B"/>
    <w:multiLevelType w:val="hybridMultilevel"/>
    <w:tmpl w:val="E12E45F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7" w15:restartNumberingAfterBreak="0">
    <w:nsid w:val="5E9961C5"/>
    <w:multiLevelType w:val="hybridMultilevel"/>
    <w:tmpl w:val="3B664C22"/>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5F092490"/>
    <w:multiLevelType w:val="hybridMultilevel"/>
    <w:tmpl w:val="3732D3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602A79AD"/>
    <w:multiLevelType w:val="hybridMultilevel"/>
    <w:tmpl w:val="8B3863F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0" w15:restartNumberingAfterBreak="0">
    <w:nsid w:val="616C495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61891590"/>
    <w:multiLevelType w:val="hybridMultilevel"/>
    <w:tmpl w:val="DFCC4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2AC39E0"/>
    <w:multiLevelType w:val="hybridMultilevel"/>
    <w:tmpl w:val="06E28906"/>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4375CCD"/>
    <w:multiLevelType w:val="hybridMultilevel"/>
    <w:tmpl w:val="814EEB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56E708E"/>
    <w:multiLevelType w:val="hybridMultilevel"/>
    <w:tmpl w:val="99DAE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6005AFA"/>
    <w:multiLevelType w:val="hybridMultilevel"/>
    <w:tmpl w:val="205494D8"/>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61616A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66CA1209"/>
    <w:multiLevelType w:val="multilevel"/>
    <w:tmpl w:val="7354BAF8"/>
    <w:lvl w:ilvl="0">
      <w:start w:val="1"/>
      <w:numFmt w:val="decimal"/>
      <w:isLgl/>
      <w:lvlText w:val="%1"/>
      <w:lvlJc w:val="left"/>
      <w:pPr>
        <w:tabs>
          <w:tab w:val="num" w:pos="432"/>
        </w:tabs>
        <w:ind w:left="432" w:hanging="432"/>
      </w:pPr>
      <w:rPr>
        <w:rFonts w:ascii="Arial" w:hAnsi="Aria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18" w15:restartNumberingAfterBreak="0">
    <w:nsid w:val="6A354AD7"/>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6A550C6D"/>
    <w:multiLevelType w:val="hybridMultilevel"/>
    <w:tmpl w:val="B802B938"/>
    <w:lvl w:ilvl="0" w:tplc="9C26DA56">
      <w:start w:val="1"/>
      <w:numFmt w:val="bullet"/>
      <w:lvlText w:val="-"/>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B057A6B"/>
    <w:multiLevelType w:val="hybridMultilevel"/>
    <w:tmpl w:val="66D444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B945AE6"/>
    <w:multiLevelType w:val="hybridMultilevel"/>
    <w:tmpl w:val="3AF68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BC662C4"/>
    <w:multiLevelType w:val="hybridMultilevel"/>
    <w:tmpl w:val="8ACACA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C2D3CD6"/>
    <w:multiLevelType w:val="hybridMultilevel"/>
    <w:tmpl w:val="5F303E48"/>
    <w:lvl w:ilvl="0" w:tplc="FFFFFFF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6C9D06F5"/>
    <w:multiLevelType w:val="hybridMultilevel"/>
    <w:tmpl w:val="18D623BC"/>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6EA051AF"/>
    <w:multiLevelType w:val="hybridMultilevel"/>
    <w:tmpl w:val="06926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EEE6A3C"/>
    <w:multiLevelType w:val="hybridMultilevel"/>
    <w:tmpl w:val="B2227406"/>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6F4755E1"/>
    <w:multiLevelType w:val="hybridMultilevel"/>
    <w:tmpl w:val="F2E622EA"/>
    <w:lvl w:ilvl="0" w:tplc="0809000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04D7E44"/>
    <w:multiLevelType w:val="hybridMultilevel"/>
    <w:tmpl w:val="73A85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0C46CAC"/>
    <w:multiLevelType w:val="hybridMultilevel"/>
    <w:tmpl w:val="B81469A0"/>
    <w:lvl w:ilvl="0" w:tplc="C388E71A">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70F7776B"/>
    <w:multiLevelType w:val="hybridMultilevel"/>
    <w:tmpl w:val="20D4BCB4"/>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71826130"/>
    <w:multiLevelType w:val="hybridMultilevel"/>
    <w:tmpl w:val="82C2C410"/>
    <w:lvl w:ilvl="0" w:tplc="5674021E">
      <w:numFmt w:val="bullet"/>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1C60E3A"/>
    <w:multiLevelType w:val="hybridMultilevel"/>
    <w:tmpl w:val="0BA4E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1DF588F"/>
    <w:multiLevelType w:val="hybridMultilevel"/>
    <w:tmpl w:val="5896E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38F7DCD"/>
    <w:multiLevelType w:val="hybridMultilevel"/>
    <w:tmpl w:val="0BA4E6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4A51ED1"/>
    <w:multiLevelType w:val="multilevel"/>
    <w:tmpl w:val="276A90B4"/>
    <w:lvl w:ilvl="0">
      <w:start w:val="1"/>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6" w15:restartNumberingAfterBreak="0">
    <w:nsid w:val="752307F6"/>
    <w:multiLevelType w:val="hybridMultilevel"/>
    <w:tmpl w:val="54DCF29E"/>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6741CB5"/>
    <w:multiLevelType w:val="hybridMultilevel"/>
    <w:tmpl w:val="4E2A18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76EA3745"/>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9" w15:restartNumberingAfterBreak="0">
    <w:nsid w:val="77CF05F0"/>
    <w:multiLevelType w:val="hybridMultilevel"/>
    <w:tmpl w:val="EF622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9092440"/>
    <w:multiLevelType w:val="hybridMultilevel"/>
    <w:tmpl w:val="A3E64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9CA0BB3"/>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9FE5F06"/>
    <w:multiLevelType w:val="hybridMultilevel"/>
    <w:tmpl w:val="90F6D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A7A7D5A"/>
    <w:multiLevelType w:val="hybridMultilevel"/>
    <w:tmpl w:val="658658E4"/>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4" w15:restartNumberingAfterBreak="0">
    <w:nsid w:val="7B4F4C00"/>
    <w:multiLevelType w:val="hybridMultilevel"/>
    <w:tmpl w:val="B518D39C"/>
    <w:lvl w:ilvl="0" w:tplc="040C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B5541DE"/>
    <w:multiLevelType w:val="multilevel"/>
    <w:tmpl w:val="3A4602C6"/>
    <w:lvl w:ilvl="0">
      <w:start w:val="3"/>
      <w:numFmt w:val="decimal"/>
      <w:lvlText w:val="%1."/>
      <w:lvlJc w:val="left"/>
      <w:pPr>
        <w:ind w:left="720" w:hanging="360"/>
      </w:pPr>
      <w:rPr>
        <w:rFonts w:hint="default"/>
      </w:rPr>
    </w:lvl>
    <w:lvl w:ilvl="1">
      <w:start w:val="8"/>
      <w:numFmt w:val="decimal"/>
      <w:isLgl/>
      <w:lvlText w:val="%1.%2."/>
      <w:lvlJc w:val="left"/>
      <w:pPr>
        <w:ind w:left="1035" w:hanging="495"/>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46" w15:restartNumberingAfterBreak="0">
    <w:nsid w:val="7CEE0F69"/>
    <w:multiLevelType w:val="hybridMultilevel"/>
    <w:tmpl w:val="43B850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FB46AFA"/>
    <w:multiLevelType w:val="hybridMultilevel"/>
    <w:tmpl w:val="041A93AA"/>
    <w:lvl w:ilvl="0" w:tplc="43A2FBE2">
      <w:start w:val="1"/>
      <w:numFmt w:val="decimal"/>
      <w:lvlText w:val="%1."/>
      <w:lvlJc w:val="center"/>
      <w:pPr>
        <w:ind w:left="360" w:hanging="360"/>
      </w:pPr>
      <w:rPr>
        <w:rFonts w:hint="default"/>
      </w:rPr>
    </w:lvl>
    <w:lvl w:ilvl="1" w:tplc="D0166D8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7"/>
  </w:num>
  <w:num w:numId="2">
    <w:abstractNumId w:val="101"/>
  </w:num>
  <w:num w:numId="3">
    <w:abstractNumId w:val="131"/>
  </w:num>
  <w:num w:numId="4">
    <w:abstractNumId w:val="98"/>
  </w:num>
  <w:num w:numId="5">
    <w:abstractNumId w:val="57"/>
  </w:num>
  <w:num w:numId="6">
    <w:abstractNumId w:val="9"/>
  </w:num>
  <w:num w:numId="7">
    <w:abstractNumId w:val="10"/>
  </w:num>
  <w:num w:numId="8">
    <w:abstractNumId w:val="147"/>
  </w:num>
  <w:num w:numId="9">
    <w:abstractNumId w:val="112"/>
  </w:num>
  <w:num w:numId="10">
    <w:abstractNumId w:val="107"/>
  </w:num>
  <w:num w:numId="11">
    <w:abstractNumId w:val="51"/>
  </w:num>
  <w:num w:numId="12">
    <w:abstractNumId w:val="34"/>
  </w:num>
  <w:num w:numId="13">
    <w:abstractNumId w:val="133"/>
  </w:num>
  <w:num w:numId="14">
    <w:abstractNumId w:val="36"/>
  </w:num>
  <w:num w:numId="15">
    <w:abstractNumId w:val="46"/>
  </w:num>
  <w:num w:numId="16">
    <w:abstractNumId w:val="140"/>
  </w:num>
  <w:num w:numId="17">
    <w:abstractNumId w:val="93"/>
  </w:num>
  <w:num w:numId="18">
    <w:abstractNumId w:val="89"/>
  </w:num>
  <w:num w:numId="19">
    <w:abstractNumId w:val="111"/>
  </w:num>
  <w:num w:numId="20">
    <w:abstractNumId w:val="139"/>
  </w:num>
  <w:num w:numId="21">
    <w:abstractNumId w:val="28"/>
  </w:num>
  <w:num w:numId="22">
    <w:abstractNumId w:val="128"/>
  </w:num>
  <w:num w:numId="23">
    <w:abstractNumId w:val="92"/>
  </w:num>
  <w:num w:numId="24">
    <w:abstractNumId w:val="68"/>
  </w:num>
  <w:num w:numId="25">
    <w:abstractNumId w:val="45"/>
  </w:num>
  <w:num w:numId="26">
    <w:abstractNumId w:val="114"/>
  </w:num>
  <w:num w:numId="27">
    <w:abstractNumId w:val="100"/>
  </w:num>
  <w:num w:numId="28">
    <w:abstractNumId w:val="64"/>
  </w:num>
  <w:num w:numId="29">
    <w:abstractNumId w:val="16"/>
  </w:num>
  <w:num w:numId="30">
    <w:abstractNumId w:val="105"/>
  </w:num>
  <w:num w:numId="31">
    <w:abstractNumId w:val="120"/>
  </w:num>
  <w:num w:numId="32">
    <w:abstractNumId w:val="72"/>
  </w:num>
  <w:num w:numId="33">
    <w:abstractNumId w:val="8"/>
  </w:num>
  <w:num w:numId="34">
    <w:abstractNumId w:val="144"/>
  </w:num>
  <w:num w:numId="35">
    <w:abstractNumId w:val="129"/>
  </w:num>
  <w:num w:numId="36">
    <w:abstractNumId w:val="73"/>
  </w:num>
  <w:num w:numId="37">
    <w:abstractNumId w:val="119"/>
  </w:num>
  <w:num w:numId="38">
    <w:abstractNumId w:val="60"/>
  </w:num>
  <w:num w:numId="39">
    <w:abstractNumId w:val="115"/>
  </w:num>
  <w:num w:numId="40">
    <w:abstractNumId w:val="30"/>
  </w:num>
  <w:num w:numId="41">
    <w:abstractNumId w:val="50"/>
  </w:num>
  <w:num w:numId="42">
    <w:abstractNumId w:val="75"/>
  </w:num>
  <w:num w:numId="43">
    <w:abstractNumId w:val="49"/>
  </w:num>
  <w:num w:numId="44">
    <w:abstractNumId w:val="136"/>
  </w:num>
  <w:num w:numId="45">
    <w:abstractNumId w:val="37"/>
  </w:num>
  <w:num w:numId="46">
    <w:abstractNumId w:val="58"/>
  </w:num>
  <w:num w:numId="47">
    <w:abstractNumId w:val="21"/>
  </w:num>
  <w:num w:numId="48">
    <w:abstractNumId w:val="122"/>
  </w:num>
  <w:num w:numId="49">
    <w:abstractNumId w:val="118"/>
  </w:num>
  <w:num w:numId="50">
    <w:abstractNumId w:val="19"/>
  </w:num>
  <w:num w:numId="51">
    <w:abstractNumId w:val="74"/>
  </w:num>
  <w:num w:numId="52">
    <w:abstractNumId w:val="43"/>
  </w:num>
  <w:num w:numId="53">
    <w:abstractNumId w:val="145"/>
  </w:num>
  <w:num w:numId="54">
    <w:abstractNumId w:val="63"/>
  </w:num>
  <w:num w:numId="55">
    <w:abstractNumId w:val="77"/>
  </w:num>
  <w:num w:numId="56">
    <w:abstractNumId w:val="44"/>
  </w:num>
  <w:num w:numId="57">
    <w:abstractNumId w:val="125"/>
  </w:num>
  <w:num w:numId="58">
    <w:abstractNumId w:val="97"/>
  </w:num>
  <w:num w:numId="59">
    <w:abstractNumId w:val="108"/>
  </w:num>
  <w:num w:numId="60">
    <w:abstractNumId w:val="78"/>
  </w:num>
  <w:num w:numId="61">
    <w:abstractNumId w:val="18"/>
  </w:num>
  <w:num w:numId="62">
    <w:abstractNumId w:val="15"/>
  </w:num>
  <w:num w:numId="63">
    <w:abstractNumId w:val="123"/>
  </w:num>
  <w:num w:numId="64">
    <w:abstractNumId w:val="23"/>
  </w:num>
  <w:num w:numId="65">
    <w:abstractNumId w:val="27"/>
  </w:num>
  <w:num w:numId="66">
    <w:abstractNumId w:val="1"/>
  </w:num>
  <w:num w:numId="67">
    <w:abstractNumId w:val="143"/>
  </w:num>
  <w:num w:numId="68">
    <w:abstractNumId w:val="12"/>
  </w:num>
  <w:num w:numId="69">
    <w:abstractNumId w:val="109"/>
  </w:num>
  <w:num w:numId="70">
    <w:abstractNumId w:val="53"/>
  </w:num>
  <w:num w:numId="71">
    <w:abstractNumId w:val="99"/>
  </w:num>
  <w:num w:numId="72">
    <w:abstractNumId w:val="135"/>
  </w:num>
  <w:num w:numId="73">
    <w:abstractNumId w:val="103"/>
  </w:num>
  <w:num w:numId="74">
    <w:abstractNumId w:val="11"/>
  </w:num>
  <w:num w:numId="75">
    <w:abstractNumId w:val="32"/>
  </w:num>
  <w:num w:numId="76">
    <w:abstractNumId w:val="104"/>
  </w:num>
  <w:num w:numId="77">
    <w:abstractNumId w:val="20"/>
  </w:num>
  <w:num w:numId="78">
    <w:abstractNumId w:val="138"/>
  </w:num>
  <w:num w:numId="79">
    <w:abstractNumId w:val="87"/>
  </w:num>
  <w:num w:numId="80">
    <w:abstractNumId w:val="70"/>
  </w:num>
  <w:num w:numId="81">
    <w:abstractNumId w:val="31"/>
  </w:num>
  <w:num w:numId="82">
    <w:abstractNumId w:val="25"/>
  </w:num>
  <w:num w:numId="83">
    <w:abstractNumId w:val="47"/>
  </w:num>
  <w:num w:numId="84">
    <w:abstractNumId w:val="22"/>
  </w:num>
  <w:num w:numId="85">
    <w:abstractNumId w:val="137"/>
  </w:num>
  <w:num w:numId="86">
    <w:abstractNumId w:val="62"/>
  </w:num>
  <w:num w:numId="87">
    <w:abstractNumId w:val="85"/>
  </w:num>
  <w:num w:numId="88">
    <w:abstractNumId w:val="71"/>
  </w:num>
  <w:num w:numId="89">
    <w:abstractNumId w:val="48"/>
  </w:num>
  <w:num w:numId="90">
    <w:abstractNumId w:val="80"/>
  </w:num>
  <w:num w:numId="91">
    <w:abstractNumId w:val="106"/>
  </w:num>
  <w:num w:numId="92">
    <w:abstractNumId w:val="126"/>
  </w:num>
  <w:num w:numId="93">
    <w:abstractNumId w:val="5"/>
  </w:num>
  <w:num w:numId="94">
    <w:abstractNumId w:val="84"/>
  </w:num>
  <w:num w:numId="95">
    <w:abstractNumId w:val="121"/>
  </w:num>
  <w:num w:numId="96">
    <w:abstractNumId w:val="86"/>
  </w:num>
  <w:num w:numId="97">
    <w:abstractNumId w:val="67"/>
  </w:num>
  <w:num w:numId="98">
    <w:abstractNumId w:val="52"/>
  </w:num>
  <w:num w:numId="99">
    <w:abstractNumId w:val="124"/>
  </w:num>
  <w:num w:numId="100">
    <w:abstractNumId w:val="130"/>
  </w:num>
  <w:num w:numId="101">
    <w:abstractNumId w:val="54"/>
  </w:num>
  <w:num w:numId="102">
    <w:abstractNumId w:val="102"/>
  </w:num>
  <w:num w:numId="103">
    <w:abstractNumId w:val="0"/>
  </w:num>
  <w:num w:numId="104">
    <w:abstractNumId w:val="26"/>
  </w:num>
  <w:num w:numId="105">
    <w:abstractNumId w:val="83"/>
  </w:num>
  <w:num w:numId="106">
    <w:abstractNumId w:val="7"/>
  </w:num>
  <w:num w:numId="107">
    <w:abstractNumId w:val="91"/>
  </w:num>
  <w:num w:numId="108">
    <w:abstractNumId w:val="4"/>
  </w:num>
  <w:num w:numId="109">
    <w:abstractNumId w:val="35"/>
  </w:num>
  <w:num w:numId="110">
    <w:abstractNumId w:val="94"/>
  </w:num>
  <w:num w:numId="111">
    <w:abstractNumId w:val="127"/>
  </w:num>
  <w:num w:numId="112">
    <w:abstractNumId w:val="17"/>
  </w:num>
  <w:num w:numId="113">
    <w:abstractNumId w:val="113"/>
  </w:num>
  <w:num w:numId="114">
    <w:abstractNumId w:val="69"/>
  </w:num>
  <w:num w:numId="115">
    <w:abstractNumId w:val="141"/>
  </w:num>
  <w:num w:numId="116">
    <w:abstractNumId w:val="56"/>
  </w:num>
  <w:num w:numId="117">
    <w:abstractNumId w:val="24"/>
  </w:num>
  <w:num w:numId="11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
  </w:num>
  <w:num w:numId="121">
    <w:abstractNumId w:val="88"/>
  </w:num>
  <w:num w:numId="122">
    <w:abstractNumId w:val="13"/>
  </w:num>
  <w:num w:numId="123">
    <w:abstractNumId w:val="33"/>
  </w:num>
  <w:num w:numId="124">
    <w:abstractNumId w:val="110"/>
  </w:num>
  <w:num w:numId="125">
    <w:abstractNumId w:val="81"/>
  </w:num>
  <w:num w:numId="126">
    <w:abstractNumId w:val="40"/>
  </w:num>
  <w:num w:numId="127">
    <w:abstractNumId w:val="41"/>
  </w:num>
  <w:num w:numId="128">
    <w:abstractNumId w:val="66"/>
  </w:num>
  <w:num w:numId="129">
    <w:abstractNumId w:val="14"/>
  </w:num>
  <w:num w:numId="130">
    <w:abstractNumId w:val="116"/>
  </w:num>
  <w:num w:numId="1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79"/>
  </w:num>
  <w:num w:numId="133">
    <w:abstractNumId w:val="42"/>
  </w:num>
  <w:num w:numId="134">
    <w:abstractNumId w:val="132"/>
  </w:num>
  <w:num w:numId="135">
    <w:abstractNumId w:val="96"/>
  </w:num>
  <w:num w:numId="136">
    <w:abstractNumId w:val="76"/>
  </w:num>
  <w:num w:numId="137">
    <w:abstractNumId w:val="29"/>
  </w:num>
  <w:num w:numId="138">
    <w:abstractNumId w:val="61"/>
  </w:num>
  <w:num w:numId="139">
    <w:abstractNumId w:val="134"/>
  </w:num>
  <w:num w:numId="140">
    <w:abstractNumId w:val="55"/>
  </w:num>
  <w:num w:numId="141">
    <w:abstractNumId w:val="82"/>
  </w:num>
  <w:num w:numId="142">
    <w:abstractNumId w:val="38"/>
  </w:num>
  <w:num w:numId="143">
    <w:abstractNumId w:val="90"/>
  </w:num>
  <w:num w:numId="144">
    <w:abstractNumId w:val="3"/>
  </w:num>
  <w:num w:numId="145">
    <w:abstractNumId w:val="95"/>
  </w:num>
  <w:num w:numId="146">
    <w:abstractNumId w:val="39"/>
  </w:num>
  <w:num w:numId="147">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6"/>
  </w:num>
  <w:num w:numId="149">
    <w:abstractNumId w:val="146"/>
  </w:num>
  <w:num w:numId="150">
    <w:abstractNumId w:val="65"/>
  </w:num>
  <w:num w:numId="151">
    <w:abstractNumId w:val="142"/>
  </w:num>
  <w:num w:numId="152">
    <w:abstractNumId w:val="59"/>
  </w:num>
  <w:numIdMacAtCleanup w:val="1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ian Mouden">
    <w15:presenceInfo w15:providerId="AD" w15:userId="S::christianm@iictechnologies.com::a835eb91-7921-4dac-9082-d582825bf1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hyphenationZone w:val="357"/>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A4"/>
    <w:rsid w:val="00000316"/>
    <w:rsid w:val="00000450"/>
    <w:rsid w:val="00000AB3"/>
    <w:rsid w:val="0000122C"/>
    <w:rsid w:val="00002883"/>
    <w:rsid w:val="00002F7E"/>
    <w:rsid w:val="00004688"/>
    <w:rsid w:val="000050CD"/>
    <w:rsid w:val="0000515A"/>
    <w:rsid w:val="00005764"/>
    <w:rsid w:val="00006175"/>
    <w:rsid w:val="00006522"/>
    <w:rsid w:val="00006A29"/>
    <w:rsid w:val="000072E1"/>
    <w:rsid w:val="0000732F"/>
    <w:rsid w:val="000076DB"/>
    <w:rsid w:val="0001094E"/>
    <w:rsid w:val="000109BD"/>
    <w:rsid w:val="00010D7D"/>
    <w:rsid w:val="00011570"/>
    <w:rsid w:val="000115C9"/>
    <w:rsid w:val="00011E0B"/>
    <w:rsid w:val="00012409"/>
    <w:rsid w:val="00013D37"/>
    <w:rsid w:val="0001457E"/>
    <w:rsid w:val="00014B65"/>
    <w:rsid w:val="00014F65"/>
    <w:rsid w:val="0001586B"/>
    <w:rsid w:val="0001587D"/>
    <w:rsid w:val="00015C51"/>
    <w:rsid w:val="00016760"/>
    <w:rsid w:val="00016BB6"/>
    <w:rsid w:val="00016C38"/>
    <w:rsid w:val="000208A9"/>
    <w:rsid w:val="000212E6"/>
    <w:rsid w:val="0002213D"/>
    <w:rsid w:val="000226E1"/>
    <w:rsid w:val="000228BC"/>
    <w:rsid w:val="00024AAE"/>
    <w:rsid w:val="0002565D"/>
    <w:rsid w:val="0002581D"/>
    <w:rsid w:val="000272DF"/>
    <w:rsid w:val="00027A42"/>
    <w:rsid w:val="00031DDF"/>
    <w:rsid w:val="0003280E"/>
    <w:rsid w:val="00032A4F"/>
    <w:rsid w:val="00032C3E"/>
    <w:rsid w:val="000332DF"/>
    <w:rsid w:val="00034297"/>
    <w:rsid w:val="0003522C"/>
    <w:rsid w:val="000352DF"/>
    <w:rsid w:val="00036C86"/>
    <w:rsid w:val="00036CC9"/>
    <w:rsid w:val="00036EF3"/>
    <w:rsid w:val="000379F6"/>
    <w:rsid w:val="000403E1"/>
    <w:rsid w:val="0004065F"/>
    <w:rsid w:val="0004100E"/>
    <w:rsid w:val="00041D9B"/>
    <w:rsid w:val="00041F6C"/>
    <w:rsid w:val="00042A92"/>
    <w:rsid w:val="00043632"/>
    <w:rsid w:val="000443D2"/>
    <w:rsid w:val="00044F44"/>
    <w:rsid w:val="000457CB"/>
    <w:rsid w:val="00045BC5"/>
    <w:rsid w:val="00045CA9"/>
    <w:rsid w:val="00046478"/>
    <w:rsid w:val="0004648F"/>
    <w:rsid w:val="000465CB"/>
    <w:rsid w:val="0004759B"/>
    <w:rsid w:val="000500F0"/>
    <w:rsid w:val="00050369"/>
    <w:rsid w:val="00050E09"/>
    <w:rsid w:val="00051DB3"/>
    <w:rsid w:val="00052356"/>
    <w:rsid w:val="00052C2D"/>
    <w:rsid w:val="00053522"/>
    <w:rsid w:val="00053C5B"/>
    <w:rsid w:val="00054247"/>
    <w:rsid w:val="000543C1"/>
    <w:rsid w:val="0005519C"/>
    <w:rsid w:val="00055206"/>
    <w:rsid w:val="0005530E"/>
    <w:rsid w:val="000560FA"/>
    <w:rsid w:val="000568CE"/>
    <w:rsid w:val="00057B34"/>
    <w:rsid w:val="00057D41"/>
    <w:rsid w:val="0006004C"/>
    <w:rsid w:val="0006055D"/>
    <w:rsid w:val="00060857"/>
    <w:rsid w:val="000609CA"/>
    <w:rsid w:val="00060B33"/>
    <w:rsid w:val="0006133F"/>
    <w:rsid w:val="0006181E"/>
    <w:rsid w:val="00061B89"/>
    <w:rsid w:val="00061D47"/>
    <w:rsid w:val="000623EB"/>
    <w:rsid w:val="00063034"/>
    <w:rsid w:val="000630F1"/>
    <w:rsid w:val="00064655"/>
    <w:rsid w:val="00064A82"/>
    <w:rsid w:val="000660E5"/>
    <w:rsid w:val="00066AA7"/>
    <w:rsid w:val="00067070"/>
    <w:rsid w:val="000674BC"/>
    <w:rsid w:val="000678D4"/>
    <w:rsid w:val="000707F1"/>
    <w:rsid w:val="00070F5A"/>
    <w:rsid w:val="00071700"/>
    <w:rsid w:val="00072951"/>
    <w:rsid w:val="00073C00"/>
    <w:rsid w:val="00074172"/>
    <w:rsid w:val="00074F5B"/>
    <w:rsid w:val="00074FCE"/>
    <w:rsid w:val="000751E4"/>
    <w:rsid w:val="0007561E"/>
    <w:rsid w:val="00076547"/>
    <w:rsid w:val="00076C1B"/>
    <w:rsid w:val="000773E4"/>
    <w:rsid w:val="00077550"/>
    <w:rsid w:val="00077F07"/>
    <w:rsid w:val="0008016A"/>
    <w:rsid w:val="00080533"/>
    <w:rsid w:val="00080858"/>
    <w:rsid w:val="00081290"/>
    <w:rsid w:val="000818AA"/>
    <w:rsid w:val="0008276C"/>
    <w:rsid w:val="00083707"/>
    <w:rsid w:val="00084320"/>
    <w:rsid w:val="00085323"/>
    <w:rsid w:val="00085C89"/>
    <w:rsid w:val="00086874"/>
    <w:rsid w:val="00086CE0"/>
    <w:rsid w:val="00087722"/>
    <w:rsid w:val="000877C8"/>
    <w:rsid w:val="00087B77"/>
    <w:rsid w:val="000903FD"/>
    <w:rsid w:val="00090B1A"/>
    <w:rsid w:val="00091128"/>
    <w:rsid w:val="000914D4"/>
    <w:rsid w:val="00091857"/>
    <w:rsid w:val="00091E9C"/>
    <w:rsid w:val="00091F06"/>
    <w:rsid w:val="0009326C"/>
    <w:rsid w:val="000935A2"/>
    <w:rsid w:val="00093846"/>
    <w:rsid w:val="000942D7"/>
    <w:rsid w:val="000946D3"/>
    <w:rsid w:val="0009485C"/>
    <w:rsid w:val="00094C5E"/>
    <w:rsid w:val="00094FC8"/>
    <w:rsid w:val="00095624"/>
    <w:rsid w:val="00095763"/>
    <w:rsid w:val="000958CD"/>
    <w:rsid w:val="00095F44"/>
    <w:rsid w:val="000963AC"/>
    <w:rsid w:val="00096866"/>
    <w:rsid w:val="00097132"/>
    <w:rsid w:val="0009720D"/>
    <w:rsid w:val="00097CCC"/>
    <w:rsid w:val="000A00CE"/>
    <w:rsid w:val="000A050B"/>
    <w:rsid w:val="000A066E"/>
    <w:rsid w:val="000A11AD"/>
    <w:rsid w:val="000A26E2"/>
    <w:rsid w:val="000A39EF"/>
    <w:rsid w:val="000A3AC3"/>
    <w:rsid w:val="000A3BD3"/>
    <w:rsid w:val="000A3F90"/>
    <w:rsid w:val="000A408F"/>
    <w:rsid w:val="000A420F"/>
    <w:rsid w:val="000A4C30"/>
    <w:rsid w:val="000A4EC3"/>
    <w:rsid w:val="000A67D5"/>
    <w:rsid w:val="000A6AB2"/>
    <w:rsid w:val="000A705B"/>
    <w:rsid w:val="000A72CE"/>
    <w:rsid w:val="000A73E6"/>
    <w:rsid w:val="000A77A7"/>
    <w:rsid w:val="000A78AC"/>
    <w:rsid w:val="000A7A57"/>
    <w:rsid w:val="000A7B03"/>
    <w:rsid w:val="000B120B"/>
    <w:rsid w:val="000B13A7"/>
    <w:rsid w:val="000B171C"/>
    <w:rsid w:val="000B1B16"/>
    <w:rsid w:val="000B20BB"/>
    <w:rsid w:val="000B2442"/>
    <w:rsid w:val="000B27C1"/>
    <w:rsid w:val="000B2DEA"/>
    <w:rsid w:val="000B312B"/>
    <w:rsid w:val="000B3792"/>
    <w:rsid w:val="000B37AE"/>
    <w:rsid w:val="000B3DBA"/>
    <w:rsid w:val="000B46E2"/>
    <w:rsid w:val="000B4A0D"/>
    <w:rsid w:val="000B5196"/>
    <w:rsid w:val="000B537F"/>
    <w:rsid w:val="000B5A8E"/>
    <w:rsid w:val="000B675D"/>
    <w:rsid w:val="000B7169"/>
    <w:rsid w:val="000B73B9"/>
    <w:rsid w:val="000B77A8"/>
    <w:rsid w:val="000B79A0"/>
    <w:rsid w:val="000C2DA2"/>
    <w:rsid w:val="000C2EDB"/>
    <w:rsid w:val="000C41E4"/>
    <w:rsid w:val="000C60E7"/>
    <w:rsid w:val="000C6105"/>
    <w:rsid w:val="000C6A75"/>
    <w:rsid w:val="000C6E37"/>
    <w:rsid w:val="000C71C3"/>
    <w:rsid w:val="000C7C16"/>
    <w:rsid w:val="000C7CC3"/>
    <w:rsid w:val="000D08E9"/>
    <w:rsid w:val="000D0DE9"/>
    <w:rsid w:val="000D0E67"/>
    <w:rsid w:val="000D3B2C"/>
    <w:rsid w:val="000D42ED"/>
    <w:rsid w:val="000D44D3"/>
    <w:rsid w:val="000D5D3E"/>
    <w:rsid w:val="000D5F7B"/>
    <w:rsid w:val="000D6B9E"/>
    <w:rsid w:val="000D6BC0"/>
    <w:rsid w:val="000D6C9F"/>
    <w:rsid w:val="000D7516"/>
    <w:rsid w:val="000D770C"/>
    <w:rsid w:val="000D7CE0"/>
    <w:rsid w:val="000E00FB"/>
    <w:rsid w:val="000E0A38"/>
    <w:rsid w:val="000E12AA"/>
    <w:rsid w:val="000E1417"/>
    <w:rsid w:val="000E17AA"/>
    <w:rsid w:val="000E2424"/>
    <w:rsid w:val="000E2736"/>
    <w:rsid w:val="000E2C4C"/>
    <w:rsid w:val="000E2D13"/>
    <w:rsid w:val="000E36D5"/>
    <w:rsid w:val="000E405B"/>
    <w:rsid w:val="000E49C2"/>
    <w:rsid w:val="000E509A"/>
    <w:rsid w:val="000E559D"/>
    <w:rsid w:val="000E57C5"/>
    <w:rsid w:val="000E5B2C"/>
    <w:rsid w:val="000E5BE9"/>
    <w:rsid w:val="000E5D78"/>
    <w:rsid w:val="000E6B5C"/>
    <w:rsid w:val="000E6E20"/>
    <w:rsid w:val="000E6E70"/>
    <w:rsid w:val="000E72B5"/>
    <w:rsid w:val="000E7D05"/>
    <w:rsid w:val="000F0C14"/>
    <w:rsid w:val="000F1500"/>
    <w:rsid w:val="000F1B68"/>
    <w:rsid w:val="000F2046"/>
    <w:rsid w:val="000F206F"/>
    <w:rsid w:val="000F235E"/>
    <w:rsid w:val="000F2486"/>
    <w:rsid w:val="000F28C8"/>
    <w:rsid w:val="000F30A4"/>
    <w:rsid w:val="000F3C5D"/>
    <w:rsid w:val="000F3CA3"/>
    <w:rsid w:val="000F4CAA"/>
    <w:rsid w:val="000F5D6B"/>
    <w:rsid w:val="000F5F66"/>
    <w:rsid w:val="000F62C8"/>
    <w:rsid w:val="000F6389"/>
    <w:rsid w:val="000F6500"/>
    <w:rsid w:val="000F760A"/>
    <w:rsid w:val="001001B5"/>
    <w:rsid w:val="00100E70"/>
    <w:rsid w:val="00101011"/>
    <w:rsid w:val="0010194B"/>
    <w:rsid w:val="00102FDA"/>
    <w:rsid w:val="00103E4C"/>
    <w:rsid w:val="0010481D"/>
    <w:rsid w:val="00105C49"/>
    <w:rsid w:val="00106711"/>
    <w:rsid w:val="00106F90"/>
    <w:rsid w:val="00107C49"/>
    <w:rsid w:val="00107D32"/>
    <w:rsid w:val="001105A2"/>
    <w:rsid w:val="00110A40"/>
    <w:rsid w:val="0011103E"/>
    <w:rsid w:val="001119C5"/>
    <w:rsid w:val="001119FD"/>
    <w:rsid w:val="00111A09"/>
    <w:rsid w:val="00111DC7"/>
    <w:rsid w:val="001131CF"/>
    <w:rsid w:val="001137FA"/>
    <w:rsid w:val="001140CC"/>
    <w:rsid w:val="0011480A"/>
    <w:rsid w:val="00114871"/>
    <w:rsid w:val="0011544F"/>
    <w:rsid w:val="0011547E"/>
    <w:rsid w:val="00116217"/>
    <w:rsid w:val="00116271"/>
    <w:rsid w:val="0011716B"/>
    <w:rsid w:val="001174CF"/>
    <w:rsid w:val="0011768B"/>
    <w:rsid w:val="00117A15"/>
    <w:rsid w:val="00120020"/>
    <w:rsid w:val="0012056B"/>
    <w:rsid w:val="0012366B"/>
    <w:rsid w:val="00124586"/>
    <w:rsid w:val="001248CD"/>
    <w:rsid w:val="00124BD6"/>
    <w:rsid w:val="00124D56"/>
    <w:rsid w:val="0012511C"/>
    <w:rsid w:val="001256A8"/>
    <w:rsid w:val="00126387"/>
    <w:rsid w:val="0012669C"/>
    <w:rsid w:val="0012681A"/>
    <w:rsid w:val="00127114"/>
    <w:rsid w:val="0012719F"/>
    <w:rsid w:val="00127994"/>
    <w:rsid w:val="00127F69"/>
    <w:rsid w:val="0013067B"/>
    <w:rsid w:val="00131B98"/>
    <w:rsid w:val="00131E83"/>
    <w:rsid w:val="00131FA7"/>
    <w:rsid w:val="00131FB8"/>
    <w:rsid w:val="00132CFF"/>
    <w:rsid w:val="00133480"/>
    <w:rsid w:val="00133CAB"/>
    <w:rsid w:val="00134448"/>
    <w:rsid w:val="00134523"/>
    <w:rsid w:val="00134E80"/>
    <w:rsid w:val="00135752"/>
    <w:rsid w:val="00135876"/>
    <w:rsid w:val="00135880"/>
    <w:rsid w:val="00135CFE"/>
    <w:rsid w:val="00136192"/>
    <w:rsid w:val="00136392"/>
    <w:rsid w:val="001377F6"/>
    <w:rsid w:val="0014065B"/>
    <w:rsid w:val="00140B5E"/>
    <w:rsid w:val="00141657"/>
    <w:rsid w:val="0014197A"/>
    <w:rsid w:val="0014200A"/>
    <w:rsid w:val="001424F2"/>
    <w:rsid w:val="00142B0A"/>
    <w:rsid w:val="001455C1"/>
    <w:rsid w:val="00145A31"/>
    <w:rsid w:val="00145E81"/>
    <w:rsid w:val="00146378"/>
    <w:rsid w:val="001463F9"/>
    <w:rsid w:val="00146B2B"/>
    <w:rsid w:val="00150F8E"/>
    <w:rsid w:val="00150FA4"/>
    <w:rsid w:val="00151312"/>
    <w:rsid w:val="00152089"/>
    <w:rsid w:val="0015217D"/>
    <w:rsid w:val="0015247B"/>
    <w:rsid w:val="0015261D"/>
    <w:rsid w:val="00152709"/>
    <w:rsid w:val="001527EA"/>
    <w:rsid w:val="00152EB7"/>
    <w:rsid w:val="001534AD"/>
    <w:rsid w:val="001541DB"/>
    <w:rsid w:val="0015459E"/>
    <w:rsid w:val="001546CA"/>
    <w:rsid w:val="001549A7"/>
    <w:rsid w:val="00154AB3"/>
    <w:rsid w:val="00155C7E"/>
    <w:rsid w:val="00156416"/>
    <w:rsid w:val="00156584"/>
    <w:rsid w:val="00156774"/>
    <w:rsid w:val="00156C02"/>
    <w:rsid w:val="00156E0C"/>
    <w:rsid w:val="001570A4"/>
    <w:rsid w:val="00157C88"/>
    <w:rsid w:val="00161DEC"/>
    <w:rsid w:val="001625F6"/>
    <w:rsid w:val="00162A41"/>
    <w:rsid w:val="001632D6"/>
    <w:rsid w:val="00163371"/>
    <w:rsid w:val="0016341D"/>
    <w:rsid w:val="00164354"/>
    <w:rsid w:val="00164A70"/>
    <w:rsid w:val="00165996"/>
    <w:rsid w:val="001663A8"/>
    <w:rsid w:val="001667EC"/>
    <w:rsid w:val="00166FA8"/>
    <w:rsid w:val="0016721D"/>
    <w:rsid w:val="00167A6B"/>
    <w:rsid w:val="00167D62"/>
    <w:rsid w:val="00170496"/>
    <w:rsid w:val="00170D72"/>
    <w:rsid w:val="0017215D"/>
    <w:rsid w:val="0017264E"/>
    <w:rsid w:val="001727C1"/>
    <w:rsid w:val="0017286F"/>
    <w:rsid w:val="0017317B"/>
    <w:rsid w:val="0017349D"/>
    <w:rsid w:val="00173615"/>
    <w:rsid w:val="0017374B"/>
    <w:rsid w:val="0017376F"/>
    <w:rsid w:val="001739AD"/>
    <w:rsid w:val="00173B47"/>
    <w:rsid w:val="00174C25"/>
    <w:rsid w:val="001752C8"/>
    <w:rsid w:val="00175B54"/>
    <w:rsid w:val="001769C4"/>
    <w:rsid w:val="00176B9B"/>
    <w:rsid w:val="0017775E"/>
    <w:rsid w:val="001779D0"/>
    <w:rsid w:val="00180039"/>
    <w:rsid w:val="001808EA"/>
    <w:rsid w:val="00180C65"/>
    <w:rsid w:val="00181788"/>
    <w:rsid w:val="00181861"/>
    <w:rsid w:val="001818A1"/>
    <w:rsid w:val="001825B9"/>
    <w:rsid w:val="00182725"/>
    <w:rsid w:val="00182DAB"/>
    <w:rsid w:val="00183074"/>
    <w:rsid w:val="001832C3"/>
    <w:rsid w:val="001835F6"/>
    <w:rsid w:val="00183E1F"/>
    <w:rsid w:val="0018470C"/>
    <w:rsid w:val="00184E9D"/>
    <w:rsid w:val="0018522C"/>
    <w:rsid w:val="0018536F"/>
    <w:rsid w:val="001858D9"/>
    <w:rsid w:val="0018697C"/>
    <w:rsid w:val="0018738D"/>
    <w:rsid w:val="00187591"/>
    <w:rsid w:val="0019175A"/>
    <w:rsid w:val="001929C0"/>
    <w:rsid w:val="001929DB"/>
    <w:rsid w:val="00192CDE"/>
    <w:rsid w:val="00192E27"/>
    <w:rsid w:val="0019380D"/>
    <w:rsid w:val="00194E86"/>
    <w:rsid w:val="0019723E"/>
    <w:rsid w:val="00197A77"/>
    <w:rsid w:val="00197BEE"/>
    <w:rsid w:val="00197DD7"/>
    <w:rsid w:val="001A0BEA"/>
    <w:rsid w:val="001A0FA4"/>
    <w:rsid w:val="001A118E"/>
    <w:rsid w:val="001A1321"/>
    <w:rsid w:val="001A33F4"/>
    <w:rsid w:val="001A3AE3"/>
    <w:rsid w:val="001A3E24"/>
    <w:rsid w:val="001A4004"/>
    <w:rsid w:val="001A42C6"/>
    <w:rsid w:val="001A44D1"/>
    <w:rsid w:val="001A4757"/>
    <w:rsid w:val="001A48C8"/>
    <w:rsid w:val="001A5E8E"/>
    <w:rsid w:val="001A6E66"/>
    <w:rsid w:val="001A74C3"/>
    <w:rsid w:val="001A76A7"/>
    <w:rsid w:val="001A7E6B"/>
    <w:rsid w:val="001B00D5"/>
    <w:rsid w:val="001B0BA2"/>
    <w:rsid w:val="001B139D"/>
    <w:rsid w:val="001B1461"/>
    <w:rsid w:val="001B1A3D"/>
    <w:rsid w:val="001B1B21"/>
    <w:rsid w:val="001B2AB2"/>
    <w:rsid w:val="001B372A"/>
    <w:rsid w:val="001B3E9A"/>
    <w:rsid w:val="001B44C5"/>
    <w:rsid w:val="001B62C2"/>
    <w:rsid w:val="001B6F0F"/>
    <w:rsid w:val="001C04D3"/>
    <w:rsid w:val="001C0876"/>
    <w:rsid w:val="001C099E"/>
    <w:rsid w:val="001C12DF"/>
    <w:rsid w:val="001C13AC"/>
    <w:rsid w:val="001C18F8"/>
    <w:rsid w:val="001C2546"/>
    <w:rsid w:val="001C2DB6"/>
    <w:rsid w:val="001C2F45"/>
    <w:rsid w:val="001C39D3"/>
    <w:rsid w:val="001C412A"/>
    <w:rsid w:val="001C64EE"/>
    <w:rsid w:val="001C6ABA"/>
    <w:rsid w:val="001C6AFF"/>
    <w:rsid w:val="001C70E6"/>
    <w:rsid w:val="001C75EE"/>
    <w:rsid w:val="001D0457"/>
    <w:rsid w:val="001D04F7"/>
    <w:rsid w:val="001D0D30"/>
    <w:rsid w:val="001D1C81"/>
    <w:rsid w:val="001D21FC"/>
    <w:rsid w:val="001D2433"/>
    <w:rsid w:val="001D2647"/>
    <w:rsid w:val="001D275F"/>
    <w:rsid w:val="001D2B45"/>
    <w:rsid w:val="001D342A"/>
    <w:rsid w:val="001D4755"/>
    <w:rsid w:val="001D485E"/>
    <w:rsid w:val="001D52EE"/>
    <w:rsid w:val="001D5679"/>
    <w:rsid w:val="001D63DF"/>
    <w:rsid w:val="001D738E"/>
    <w:rsid w:val="001D7E79"/>
    <w:rsid w:val="001D7EAE"/>
    <w:rsid w:val="001E0FB7"/>
    <w:rsid w:val="001E106D"/>
    <w:rsid w:val="001E1392"/>
    <w:rsid w:val="001E1415"/>
    <w:rsid w:val="001E1C86"/>
    <w:rsid w:val="001E1DB4"/>
    <w:rsid w:val="001E2272"/>
    <w:rsid w:val="001E22A6"/>
    <w:rsid w:val="001E2A73"/>
    <w:rsid w:val="001E2BC7"/>
    <w:rsid w:val="001E2DF7"/>
    <w:rsid w:val="001E3205"/>
    <w:rsid w:val="001E3BC0"/>
    <w:rsid w:val="001E43F6"/>
    <w:rsid w:val="001E4C6D"/>
    <w:rsid w:val="001E5FE9"/>
    <w:rsid w:val="001E62F9"/>
    <w:rsid w:val="001E7871"/>
    <w:rsid w:val="001E7CC9"/>
    <w:rsid w:val="001F0B30"/>
    <w:rsid w:val="001F0EFE"/>
    <w:rsid w:val="001F17BD"/>
    <w:rsid w:val="001F17E4"/>
    <w:rsid w:val="001F1E57"/>
    <w:rsid w:val="001F1F20"/>
    <w:rsid w:val="001F2EAE"/>
    <w:rsid w:val="001F3322"/>
    <w:rsid w:val="001F3794"/>
    <w:rsid w:val="001F3B9A"/>
    <w:rsid w:val="001F3C34"/>
    <w:rsid w:val="001F40B1"/>
    <w:rsid w:val="001F40CF"/>
    <w:rsid w:val="001F420B"/>
    <w:rsid w:val="001F44FE"/>
    <w:rsid w:val="001F5977"/>
    <w:rsid w:val="001F5D4E"/>
    <w:rsid w:val="001F5FCA"/>
    <w:rsid w:val="001F6910"/>
    <w:rsid w:val="001F7068"/>
    <w:rsid w:val="001F763C"/>
    <w:rsid w:val="001F79A0"/>
    <w:rsid w:val="00200327"/>
    <w:rsid w:val="00200629"/>
    <w:rsid w:val="00200923"/>
    <w:rsid w:val="00200B9C"/>
    <w:rsid w:val="00200C2E"/>
    <w:rsid w:val="00200DBE"/>
    <w:rsid w:val="0020100D"/>
    <w:rsid w:val="002018A1"/>
    <w:rsid w:val="00201912"/>
    <w:rsid w:val="0020273C"/>
    <w:rsid w:val="00202C23"/>
    <w:rsid w:val="00203D53"/>
    <w:rsid w:val="00204D88"/>
    <w:rsid w:val="0020546A"/>
    <w:rsid w:val="00206150"/>
    <w:rsid w:val="00206A10"/>
    <w:rsid w:val="00207562"/>
    <w:rsid w:val="00210A8F"/>
    <w:rsid w:val="00210D92"/>
    <w:rsid w:val="00211CA5"/>
    <w:rsid w:val="00211F86"/>
    <w:rsid w:val="00211FAF"/>
    <w:rsid w:val="0021230F"/>
    <w:rsid w:val="00212879"/>
    <w:rsid w:val="00212B95"/>
    <w:rsid w:val="00212E4F"/>
    <w:rsid w:val="00212F85"/>
    <w:rsid w:val="0021396F"/>
    <w:rsid w:val="002149DF"/>
    <w:rsid w:val="00215214"/>
    <w:rsid w:val="002152D5"/>
    <w:rsid w:val="00215B02"/>
    <w:rsid w:val="00215B34"/>
    <w:rsid w:val="00215C51"/>
    <w:rsid w:val="00215EA5"/>
    <w:rsid w:val="002164D3"/>
    <w:rsid w:val="002167A1"/>
    <w:rsid w:val="00216AA7"/>
    <w:rsid w:val="00217524"/>
    <w:rsid w:val="00220412"/>
    <w:rsid w:val="0022241E"/>
    <w:rsid w:val="0022246D"/>
    <w:rsid w:val="002230A4"/>
    <w:rsid w:val="002233FE"/>
    <w:rsid w:val="00224117"/>
    <w:rsid w:val="0022451E"/>
    <w:rsid w:val="002263A3"/>
    <w:rsid w:val="00226510"/>
    <w:rsid w:val="0023014D"/>
    <w:rsid w:val="00230C92"/>
    <w:rsid w:val="00230D8A"/>
    <w:rsid w:val="002321B9"/>
    <w:rsid w:val="002323CE"/>
    <w:rsid w:val="0023270C"/>
    <w:rsid w:val="00232EC3"/>
    <w:rsid w:val="00234529"/>
    <w:rsid w:val="00234CCD"/>
    <w:rsid w:val="0023520C"/>
    <w:rsid w:val="002356E3"/>
    <w:rsid w:val="002360A5"/>
    <w:rsid w:val="0023617C"/>
    <w:rsid w:val="00236ADE"/>
    <w:rsid w:val="002370DA"/>
    <w:rsid w:val="0024010F"/>
    <w:rsid w:val="00240613"/>
    <w:rsid w:val="002406DD"/>
    <w:rsid w:val="002407CF"/>
    <w:rsid w:val="00240F70"/>
    <w:rsid w:val="00241A9C"/>
    <w:rsid w:val="002424D7"/>
    <w:rsid w:val="0024289D"/>
    <w:rsid w:val="00242F01"/>
    <w:rsid w:val="00244CCD"/>
    <w:rsid w:val="00245CAE"/>
    <w:rsid w:val="00246F8B"/>
    <w:rsid w:val="002472BC"/>
    <w:rsid w:val="00247419"/>
    <w:rsid w:val="00247C10"/>
    <w:rsid w:val="0025044A"/>
    <w:rsid w:val="00250582"/>
    <w:rsid w:val="00251401"/>
    <w:rsid w:val="00251624"/>
    <w:rsid w:val="002525A2"/>
    <w:rsid w:val="00252A95"/>
    <w:rsid w:val="00252B45"/>
    <w:rsid w:val="00252F5C"/>
    <w:rsid w:val="00253A18"/>
    <w:rsid w:val="00253AAA"/>
    <w:rsid w:val="00253FA7"/>
    <w:rsid w:val="00253FE0"/>
    <w:rsid w:val="002550DA"/>
    <w:rsid w:val="00256FB5"/>
    <w:rsid w:val="002577C5"/>
    <w:rsid w:val="002606E9"/>
    <w:rsid w:val="002609A3"/>
    <w:rsid w:val="00260E60"/>
    <w:rsid w:val="0026144F"/>
    <w:rsid w:val="00261648"/>
    <w:rsid w:val="002621FE"/>
    <w:rsid w:val="002623F4"/>
    <w:rsid w:val="0026334C"/>
    <w:rsid w:val="00264CFF"/>
    <w:rsid w:val="00265813"/>
    <w:rsid w:val="00265BB5"/>
    <w:rsid w:val="002667CD"/>
    <w:rsid w:val="00267322"/>
    <w:rsid w:val="002677A4"/>
    <w:rsid w:val="00267D48"/>
    <w:rsid w:val="0027046C"/>
    <w:rsid w:val="00271E5A"/>
    <w:rsid w:val="00272E05"/>
    <w:rsid w:val="0027355E"/>
    <w:rsid w:val="00273E6E"/>
    <w:rsid w:val="00274799"/>
    <w:rsid w:val="00274BFF"/>
    <w:rsid w:val="002761A1"/>
    <w:rsid w:val="00276496"/>
    <w:rsid w:val="0027657D"/>
    <w:rsid w:val="0027688C"/>
    <w:rsid w:val="00276E63"/>
    <w:rsid w:val="00277535"/>
    <w:rsid w:val="002775BF"/>
    <w:rsid w:val="00277673"/>
    <w:rsid w:val="002779F5"/>
    <w:rsid w:val="00277C75"/>
    <w:rsid w:val="00277F08"/>
    <w:rsid w:val="00280BE3"/>
    <w:rsid w:val="00280DEE"/>
    <w:rsid w:val="00282B19"/>
    <w:rsid w:val="00283164"/>
    <w:rsid w:val="002840A4"/>
    <w:rsid w:val="002840F0"/>
    <w:rsid w:val="00284144"/>
    <w:rsid w:val="0028418F"/>
    <w:rsid w:val="0028506E"/>
    <w:rsid w:val="00285591"/>
    <w:rsid w:val="0028572A"/>
    <w:rsid w:val="0028582D"/>
    <w:rsid w:val="00285944"/>
    <w:rsid w:val="00286127"/>
    <w:rsid w:val="002872A0"/>
    <w:rsid w:val="00290A8E"/>
    <w:rsid w:val="00291D8B"/>
    <w:rsid w:val="002920E3"/>
    <w:rsid w:val="002925F5"/>
    <w:rsid w:val="00292C3A"/>
    <w:rsid w:val="002935FD"/>
    <w:rsid w:val="002954CA"/>
    <w:rsid w:val="0029561C"/>
    <w:rsid w:val="00295F4C"/>
    <w:rsid w:val="002966BD"/>
    <w:rsid w:val="002967DF"/>
    <w:rsid w:val="0029728D"/>
    <w:rsid w:val="002A02CC"/>
    <w:rsid w:val="002A034F"/>
    <w:rsid w:val="002A0B78"/>
    <w:rsid w:val="002A3358"/>
    <w:rsid w:val="002A35F4"/>
    <w:rsid w:val="002A3DDD"/>
    <w:rsid w:val="002A5253"/>
    <w:rsid w:val="002A5888"/>
    <w:rsid w:val="002A670C"/>
    <w:rsid w:val="002A675F"/>
    <w:rsid w:val="002A72F2"/>
    <w:rsid w:val="002A79B8"/>
    <w:rsid w:val="002A7E94"/>
    <w:rsid w:val="002A7F24"/>
    <w:rsid w:val="002B0485"/>
    <w:rsid w:val="002B0861"/>
    <w:rsid w:val="002B1774"/>
    <w:rsid w:val="002B1885"/>
    <w:rsid w:val="002B18CC"/>
    <w:rsid w:val="002B1FFA"/>
    <w:rsid w:val="002B2531"/>
    <w:rsid w:val="002B3028"/>
    <w:rsid w:val="002B308E"/>
    <w:rsid w:val="002B32E0"/>
    <w:rsid w:val="002B39B2"/>
    <w:rsid w:val="002B3B8E"/>
    <w:rsid w:val="002B4B63"/>
    <w:rsid w:val="002B4BF2"/>
    <w:rsid w:val="002B4D59"/>
    <w:rsid w:val="002B5811"/>
    <w:rsid w:val="002B5A93"/>
    <w:rsid w:val="002B5B5E"/>
    <w:rsid w:val="002B6271"/>
    <w:rsid w:val="002B65C9"/>
    <w:rsid w:val="002B68FA"/>
    <w:rsid w:val="002B6C8F"/>
    <w:rsid w:val="002B6EFA"/>
    <w:rsid w:val="002B741E"/>
    <w:rsid w:val="002B779B"/>
    <w:rsid w:val="002C0A48"/>
    <w:rsid w:val="002C13F9"/>
    <w:rsid w:val="002C1DB7"/>
    <w:rsid w:val="002C285B"/>
    <w:rsid w:val="002C2D0B"/>
    <w:rsid w:val="002C2E16"/>
    <w:rsid w:val="002C437C"/>
    <w:rsid w:val="002C58BD"/>
    <w:rsid w:val="002C68B1"/>
    <w:rsid w:val="002C6F77"/>
    <w:rsid w:val="002C78C6"/>
    <w:rsid w:val="002C7A17"/>
    <w:rsid w:val="002C7BD1"/>
    <w:rsid w:val="002D0499"/>
    <w:rsid w:val="002D18AA"/>
    <w:rsid w:val="002D19DB"/>
    <w:rsid w:val="002D1D2D"/>
    <w:rsid w:val="002D220A"/>
    <w:rsid w:val="002D3DE1"/>
    <w:rsid w:val="002D3DEF"/>
    <w:rsid w:val="002D4301"/>
    <w:rsid w:val="002D485E"/>
    <w:rsid w:val="002D50BD"/>
    <w:rsid w:val="002D5E4C"/>
    <w:rsid w:val="002D729F"/>
    <w:rsid w:val="002D7F42"/>
    <w:rsid w:val="002E0364"/>
    <w:rsid w:val="002E0400"/>
    <w:rsid w:val="002E05B8"/>
    <w:rsid w:val="002E0BF0"/>
    <w:rsid w:val="002E1A67"/>
    <w:rsid w:val="002E1E2E"/>
    <w:rsid w:val="002E1EBB"/>
    <w:rsid w:val="002E243F"/>
    <w:rsid w:val="002E2D6B"/>
    <w:rsid w:val="002E3293"/>
    <w:rsid w:val="002E3559"/>
    <w:rsid w:val="002E3713"/>
    <w:rsid w:val="002E495D"/>
    <w:rsid w:val="002E53D9"/>
    <w:rsid w:val="002E5A5A"/>
    <w:rsid w:val="002E64C0"/>
    <w:rsid w:val="002E6B6E"/>
    <w:rsid w:val="002E6C64"/>
    <w:rsid w:val="002E75A8"/>
    <w:rsid w:val="002E7619"/>
    <w:rsid w:val="002F0F2D"/>
    <w:rsid w:val="002F1C4E"/>
    <w:rsid w:val="002F1FB4"/>
    <w:rsid w:val="002F1FF3"/>
    <w:rsid w:val="002F30AE"/>
    <w:rsid w:val="002F3C9A"/>
    <w:rsid w:val="002F4A35"/>
    <w:rsid w:val="002F4C9E"/>
    <w:rsid w:val="002F5818"/>
    <w:rsid w:val="002F5CD6"/>
    <w:rsid w:val="002F6032"/>
    <w:rsid w:val="002F6455"/>
    <w:rsid w:val="002F7035"/>
    <w:rsid w:val="002F707F"/>
    <w:rsid w:val="002F7B6E"/>
    <w:rsid w:val="002F7BF4"/>
    <w:rsid w:val="0030010E"/>
    <w:rsid w:val="00300A37"/>
    <w:rsid w:val="00300CAA"/>
    <w:rsid w:val="00301B4D"/>
    <w:rsid w:val="00302691"/>
    <w:rsid w:val="00302697"/>
    <w:rsid w:val="00303381"/>
    <w:rsid w:val="00304008"/>
    <w:rsid w:val="00304992"/>
    <w:rsid w:val="00304DEB"/>
    <w:rsid w:val="00304FD3"/>
    <w:rsid w:val="00305515"/>
    <w:rsid w:val="003056A7"/>
    <w:rsid w:val="003058E9"/>
    <w:rsid w:val="00305B3D"/>
    <w:rsid w:val="00305CC0"/>
    <w:rsid w:val="00305E8C"/>
    <w:rsid w:val="00306992"/>
    <w:rsid w:val="00307678"/>
    <w:rsid w:val="00307C59"/>
    <w:rsid w:val="0031160E"/>
    <w:rsid w:val="00311B03"/>
    <w:rsid w:val="00311D72"/>
    <w:rsid w:val="0031283C"/>
    <w:rsid w:val="00312B65"/>
    <w:rsid w:val="0031330C"/>
    <w:rsid w:val="00314282"/>
    <w:rsid w:val="00314768"/>
    <w:rsid w:val="00314972"/>
    <w:rsid w:val="00314C8A"/>
    <w:rsid w:val="00315C19"/>
    <w:rsid w:val="0031607B"/>
    <w:rsid w:val="0031727F"/>
    <w:rsid w:val="00317485"/>
    <w:rsid w:val="00317501"/>
    <w:rsid w:val="00320398"/>
    <w:rsid w:val="00321D95"/>
    <w:rsid w:val="00322370"/>
    <w:rsid w:val="0032257A"/>
    <w:rsid w:val="00322806"/>
    <w:rsid w:val="00322E57"/>
    <w:rsid w:val="00323597"/>
    <w:rsid w:val="003236EE"/>
    <w:rsid w:val="00323B20"/>
    <w:rsid w:val="00323E92"/>
    <w:rsid w:val="0032474D"/>
    <w:rsid w:val="00324BFF"/>
    <w:rsid w:val="00325D93"/>
    <w:rsid w:val="0032685D"/>
    <w:rsid w:val="00327047"/>
    <w:rsid w:val="00327534"/>
    <w:rsid w:val="003276C4"/>
    <w:rsid w:val="003316CA"/>
    <w:rsid w:val="003324BB"/>
    <w:rsid w:val="00332F15"/>
    <w:rsid w:val="0033354D"/>
    <w:rsid w:val="0033366C"/>
    <w:rsid w:val="00333AD6"/>
    <w:rsid w:val="003342C2"/>
    <w:rsid w:val="0033439F"/>
    <w:rsid w:val="00334EB6"/>
    <w:rsid w:val="003361B3"/>
    <w:rsid w:val="00336A5A"/>
    <w:rsid w:val="00336B29"/>
    <w:rsid w:val="00340A28"/>
    <w:rsid w:val="003417A2"/>
    <w:rsid w:val="00342E0B"/>
    <w:rsid w:val="003435AB"/>
    <w:rsid w:val="003438EA"/>
    <w:rsid w:val="00343D35"/>
    <w:rsid w:val="003444BE"/>
    <w:rsid w:val="003454FC"/>
    <w:rsid w:val="00345746"/>
    <w:rsid w:val="0034591A"/>
    <w:rsid w:val="00345B91"/>
    <w:rsid w:val="003474A5"/>
    <w:rsid w:val="00347BC9"/>
    <w:rsid w:val="00347C7B"/>
    <w:rsid w:val="0035033D"/>
    <w:rsid w:val="00350439"/>
    <w:rsid w:val="00350643"/>
    <w:rsid w:val="0035160A"/>
    <w:rsid w:val="00351666"/>
    <w:rsid w:val="00351F04"/>
    <w:rsid w:val="003530D7"/>
    <w:rsid w:val="003556D7"/>
    <w:rsid w:val="00356C6B"/>
    <w:rsid w:val="00356E0F"/>
    <w:rsid w:val="00357562"/>
    <w:rsid w:val="00357713"/>
    <w:rsid w:val="0035795B"/>
    <w:rsid w:val="00357E05"/>
    <w:rsid w:val="00357FE4"/>
    <w:rsid w:val="003606BA"/>
    <w:rsid w:val="00360C64"/>
    <w:rsid w:val="00360E2A"/>
    <w:rsid w:val="003614B7"/>
    <w:rsid w:val="00361F58"/>
    <w:rsid w:val="003627F7"/>
    <w:rsid w:val="00362CE1"/>
    <w:rsid w:val="003633D0"/>
    <w:rsid w:val="0036388D"/>
    <w:rsid w:val="00364065"/>
    <w:rsid w:val="0036468C"/>
    <w:rsid w:val="00364869"/>
    <w:rsid w:val="00364A25"/>
    <w:rsid w:val="0036509E"/>
    <w:rsid w:val="00365368"/>
    <w:rsid w:val="00366DB0"/>
    <w:rsid w:val="0036728A"/>
    <w:rsid w:val="0036772B"/>
    <w:rsid w:val="003677ED"/>
    <w:rsid w:val="00367808"/>
    <w:rsid w:val="00367855"/>
    <w:rsid w:val="00367C9F"/>
    <w:rsid w:val="00370465"/>
    <w:rsid w:val="00370918"/>
    <w:rsid w:val="00370C00"/>
    <w:rsid w:val="0037100E"/>
    <w:rsid w:val="003726DD"/>
    <w:rsid w:val="0037456B"/>
    <w:rsid w:val="003745F8"/>
    <w:rsid w:val="00374D67"/>
    <w:rsid w:val="0037502F"/>
    <w:rsid w:val="003751D4"/>
    <w:rsid w:val="00375C8B"/>
    <w:rsid w:val="00375CA4"/>
    <w:rsid w:val="00375DDE"/>
    <w:rsid w:val="00375F09"/>
    <w:rsid w:val="00375FE6"/>
    <w:rsid w:val="00375FF2"/>
    <w:rsid w:val="0037654E"/>
    <w:rsid w:val="00376877"/>
    <w:rsid w:val="00376D37"/>
    <w:rsid w:val="003772CE"/>
    <w:rsid w:val="003776F0"/>
    <w:rsid w:val="00377851"/>
    <w:rsid w:val="00377B50"/>
    <w:rsid w:val="00377E27"/>
    <w:rsid w:val="00380B4B"/>
    <w:rsid w:val="00380FBA"/>
    <w:rsid w:val="003810D0"/>
    <w:rsid w:val="00381222"/>
    <w:rsid w:val="00381689"/>
    <w:rsid w:val="0038197C"/>
    <w:rsid w:val="003819C3"/>
    <w:rsid w:val="003819E7"/>
    <w:rsid w:val="003821B5"/>
    <w:rsid w:val="00382A1D"/>
    <w:rsid w:val="00382D66"/>
    <w:rsid w:val="00382DB7"/>
    <w:rsid w:val="00382E41"/>
    <w:rsid w:val="0038381D"/>
    <w:rsid w:val="00383D69"/>
    <w:rsid w:val="00384CA9"/>
    <w:rsid w:val="00385D95"/>
    <w:rsid w:val="003866E1"/>
    <w:rsid w:val="003875F6"/>
    <w:rsid w:val="00387AE7"/>
    <w:rsid w:val="00387B2E"/>
    <w:rsid w:val="00387C3C"/>
    <w:rsid w:val="003908D8"/>
    <w:rsid w:val="00390FBC"/>
    <w:rsid w:val="00391AB3"/>
    <w:rsid w:val="00392260"/>
    <w:rsid w:val="00393536"/>
    <w:rsid w:val="0039430A"/>
    <w:rsid w:val="003945A6"/>
    <w:rsid w:val="00395921"/>
    <w:rsid w:val="00396FC1"/>
    <w:rsid w:val="00397383"/>
    <w:rsid w:val="003A03DC"/>
    <w:rsid w:val="003A090E"/>
    <w:rsid w:val="003A111F"/>
    <w:rsid w:val="003A1344"/>
    <w:rsid w:val="003A193F"/>
    <w:rsid w:val="003A2B12"/>
    <w:rsid w:val="003A2B4B"/>
    <w:rsid w:val="003A2C3F"/>
    <w:rsid w:val="003A2F43"/>
    <w:rsid w:val="003A3413"/>
    <w:rsid w:val="003A42F5"/>
    <w:rsid w:val="003A5188"/>
    <w:rsid w:val="003A564F"/>
    <w:rsid w:val="003A56E0"/>
    <w:rsid w:val="003A5712"/>
    <w:rsid w:val="003A5B5F"/>
    <w:rsid w:val="003A6A28"/>
    <w:rsid w:val="003B0268"/>
    <w:rsid w:val="003B08E0"/>
    <w:rsid w:val="003B0D3C"/>
    <w:rsid w:val="003B1966"/>
    <w:rsid w:val="003B2565"/>
    <w:rsid w:val="003B472D"/>
    <w:rsid w:val="003B51A2"/>
    <w:rsid w:val="003B56B4"/>
    <w:rsid w:val="003B56EA"/>
    <w:rsid w:val="003B57C5"/>
    <w:rsid w:val="003B617F"/>
    <w:rsid w:val="003B6394"/>
    <w:rsid w:val="003B70FC"/>
    <w:rsid w:val="003B73EF"/>
    <w:rsid w:val="003B7860"/>
    <w:rsid w:val="003C0275"/>
    <w:rsid w:val="003C0DF7"/>
    <w:rsid w:val="003C0E22"/>
    <w:rsid w:val="003C10B2"/>
    <w:rsid w:val="003C3BD8"/>
    <w:rsid w:val="003C3CF3"/>
    <w:rsid w:val="003C4ADC"/>
    <w:rsid w:val="003C560C"/>
    <w:rsid w:val="003C57A2"/>
    <w:rsid w:val="003C7BA3"/>
    <w:rsid w:val="003C7F90"/>
    <w:rsid w:val="003D05FD"/>
    <w:rsid w:val="003D09F8"/>
    <w:rsid w:val="003D0A38"/>
    <w:rsid w:val="003D0DD4"/>
    <w:rsid w:val="003D14F1"/>
    <w:rsid w:val="003D1972"/>
    <w:rsid w:val="003D21E9"/>
    <w:rsid w:val="003D223B"/>
    <w:rsid w:val="003D33DB"/>
    <w:rsid w:val="003D33EE"/>
    <w:rsid w:val="003D3505"/>
    <w:rsid w:val="003D3942"/>
    <w:rsid w:val="003D3B44"/>
    <w:rsid w:val="003D4510"/>
    <w:rsid w:val="003D489E"/>
    <w:rsid w:val="003D4CBF"/>
    <w:rsid w:val="003D5130"/>
    <w:rsid w:val="003D5C19"/>
    <w:rsid w:val="003D5C3C"/>
    <w:rsid w:val="003D5F84"/>
    <w:rsid w:val="003D70C2"/>
    <w:rsid w:val="003D75C1"/>
    <w:rsid w:val="003D7971"/>
    <w:rsid w:val="003D7982"/>
    <w:rsid w:val="003E00CF"/>
    <w:rsid w:val="003E00E5"/>
    <w:rsid w:val="003E08A0"/>
    <w:rsid w:val="003E1B32"/>
    <w:rsid w:val="003E1B47"/>
    <w:rsid w:val="003E1F4E"/>
    <w:rsid w:val="003E1F7D"/>
    <w:rsid w:val="003E2309"/>
    <w:rsid w:val="003E2BF8"/>
    <w:rsid w:val="003E2F6F"/>
    <w:rsid w:val="003E2F7D"/>
    <w:rsid w:val="003E36B9"/>
    <w:rsid w:val="003E38E6"/>
    <w:rsid w:val="003E4B96"/>
    <w:rsid w:val="003E4D19"/>
    <w:rsid w:val="003E5306"/>
    <w:rsid w:val="003E55F3"/>
    <w:rsid w:val="003F0109"/>
    <w:rsid w:val="003F05B3"/>
    <w:rsid w:val="003F076A"/>
    <w:rsid w:val="003F14A4"/>
    <w:rsid w:val="003F1DB8"/>
    <w:rsid w:val="003F21F5"/>
    <w:rsid w:val="003F23DB"/>
    <w:rsid w:val="003F2415"/>
    <w:rsid w:val="003F25F5"/>
    <w:rsid w:val="003F2C57"/>
    <w:rsid w:val="003F30BF"/>
    <w:rsid w:val="003F3237"/>
    <w:rsid w:val="003F4045"/>
    <w:rsid w:val="003F44FC"/>
    <w:rsid w:val="003F49C5"/>
    <w:rsid w:val="003F4AC1"/>
    <w:rsid w:val="003F691A"/>
    <w:rsid w:val="003F6967"/>
    <w:rsid w:val="003F6A6E"/>
    <w:rsid w:val="003F6F9D"/>
    <w:rsid w:val="003F774D"/>
    <w:rsid w:val="003F7C68"/>
    <w:rsid w:val="00400116"/>
    <w:rsid w:val="00400193"/>
    <w:rsid w:val="00400356"/>
    <w:rsid w:val="00400770"/>
    <w:rsid w:val="004022D8"/>
    <w:rsid w:val="0040292B"/>
    <w:rsid w:val="00403C41"/>
    <w:rsid w:val="004041B4"/>
    <w:rsid w:val="004042AC"/>
    <w:rsid w:val="0040453D"/>
    <w:rsid w:val="00404762"/>
    <w:rsid w:val="00404DD5"/>
    <w:rsid w:val="00404E9F"/>
    <w:rsid w:val="0040561B"/>
    <w:rsid w:val="0040609F"/>
    <w:rsid w:val="00406307"/>
    <w:rsid w:val="00406386"/>
    <w:rsid w:val="004064FE"/>
    <w:rsid w:val="004065B1"/>
    <w:rsid w:val="00406826"/>
    <w:rsid w:val="004075AB"/>
    <w:rsid w:val="00407F0C"/>
    <w:rsid w:val="00410B9E"/>
    <w:rsid w:val="00410FC7"/>
    <w:rsid w:val="0041120B"/>
    <w:rsid w:val="00412B60"/>
    <w:rsid w:val="00412F5F"/>
    <w:rsid w:val="00413780"/>
    <w:rsid w:val="00413AEA"/>
    <w:rsid w:val="004143DB"/>
    <w:rsid w:val="00414554"/>
    <w:rsid w:val="00414AA1"/>
    <w:rsid w:val="004152BF"/>
    <w:rsid w:val="004163A0"/>
    <w:rsid w:val="00416770"/>
    <w:rsid w:val="00416AC4"/>
    <w:rsid w:val="00416AF5"/>
    <w:rsid w:val="00416B13"/>
    <w:rsid w:val="00417E9D"/>
    <w:rsid w:val="00420885"/>
    <w:rsid w:val="00421950"/>
    <w:rsid w:val="00421B90"/>
    <w:rsid w:val="00422768"/>
    <w:rsid w:val="0042393A"/>
    <w:rsid w:val="00423CD2"/>
    <w:rsid w:val="004246A1"/>
    <w:rsid w:val="00425A4F"/>
    <w:rsid w:val="00426015"/>
    <w:rsid w:val="004265B8"/>
    <w:rsid w:val="004266FB"/>
    <w:rsid w:val="00426E40"/>
    <w:rsid w:val="00426F41"/>
    <w:rsid w:val="00427E6B"/>
    <w:rsid w:val="00427EA2"/>
    <w:rsid w:val="00430686"/>
    <w:rsid w:val="00430F3F"/>
    <w:rsid w:val="00431362"/>
    <w:rsid w:val="00431A52"/>
    <w:rsid w:val="00431C7A"/>
    <w:rsid w:val="0043279F"/>
    <w:rsid w:val="00432E43"/>
    <w:rsid w:val="00433186"/>
    <w:rsid w:val="00433DC1"/>
    <w:rsid w:val="004342BF"/>
    <w:rsid w:val="00434CD3"/>
    <w:rsid w:val="00434E63"/>
    <w:rsid w:val="0043540E"/>
    <w:rsid w:val="0043565A"/>
    <w:rsid w:val="00436C8B"/>
    <w:rsid w:val="0043713D"/>
    <w:rsid w:val="00437ECD"/>
    <w:rsid w:val="00440316"/>
    <w:rsid w:val="00441D0D"/>
    <w:rsid w:val="00442D0A"/>
    <w:rsid w:val="00442F32"/>
    <w:rsid w:val="004431E1"/>
    <w:rsid w:val="00443314"/>
    <w:rsid w:val="00443CA2"/>
    <w:rsid w:val="00443DC2"/>
    <w:rsid w:val="00443E58"/>
    <w:rsid w:val="00444AB1"/>
    <w:rsid w:val="0044533F"/>
    <w:rsid w:val="00445B9F"/>
    <w:rsid w:val="004464B0"/>
    <w:rsid w:val="00446C1F"/>
    <w:rsid w:val="00450ABC"/>
    <w:rsid w:val="00450F04"/>
    <w:rsid w:val="004510D1"/>
    <w:rsid w:val="00451F72"/>
    <w:rsid w:val="00452664"/>
    <w:rsid w:val="00452711"/>
    <w:rsid w:val="00452A66"/>
    <w:rsid w:val="00453830"/>
    <w:rsid w:val="00453FD3"/>
    <w:rsid w:val="00454577"/>
    <w:rsid w:val="0045457A"/>
    <w:rsid w:val="004545A8"/>
    <w:rsid w:val="00454D4A"/>
    <w:rsid w:val="0045556D"/>
    <w:rsid w:val="0045581B"/>
    <w:rsid w:val="00455C9D"/>
    <w:rsid w:val="00455FA6"/>
    <w:rsid w:val="00456230"/>
    <w:rsid w:val="00456846"/>
    <w:rsid w:val="00457656"/>
    <w:rsid w:val="00457A17"/>
    <w:rsid w:val="00460822"/>
    <w:rsid w:val="00460B3D"/>
    <w:rsid w:val="004612E1"/>
    <w:rsid w:val="004616A9"/>
    <w:rsid w:val="00461AEC"/>
    <w:rsid w:val="00462502"/>
    <w:rsid w:val="00463749"/>
    <w:rsid w:val="00464304"/>
    <w:rsid w:val="004643EA"/>
    <w:rsid w:val="00464E94"/>
    <w:rsid w:val="004655D2"/>
    <w:rsid w:val="00465A3C"/>
    <w:rsid w:val="00465ACE"/>
    <w:rsid w:val="00466095"/>
    <w:rsid w:val="00467D9E"/>
    <w:rsid w:val="00467E5A"/>
    <w:rsid w:val="00467FAD"/>
    <w:rsid w:val="0047002D"/>
    <w:rsid w:val="00470EC5"/>
    <w:rsid w:val="00470F3A"/>
    <w:rsid w:val="00471132"/>
    <w:rsid w:val="00471F47"/>
    <w:rsid w:val="004723B2"/>
    <w:rsid w:val="00472566"/>
    <w:rsid w:val="00473BA2"/>
    <w:rsid w:val="00473C6E"/>
    <w:rsid w:val="00474521"/>
    <w:rsid w:val="0047542A"/>
    <w:rsid w:val="0047546D"/>
    <w:rsid w:val="0047601F"/>
    <w:rsid w:val="004768D2"/>
    <w:rsid w:val="00476E70"/>
    <w:rsid w:val="00477114"/>
    <w:rsid w:val="00477F7A"/>
    <w:rsid w:val="00480A5A"/>
    <w:rsid w:val="004812E3"/>
    <w:rsid w:val="00481329"/>
    <w:rsid w:val="00481AA3"/>
    <w:rsid w:val="00482E5C"/>
    <w:rsid w:val="00483D3F"/>
    <w:rsid w:val="00484E57"/>
    <w:rsid w:val="0048518E"/>
    <w:rsid w:val="0048552A"/>
    <w:rsid w:val="00485EEC"/>
    <w:rsid w:val="0048648F"/>
    <w:rsid w:val="0048691C"/>
    <w:rsid w:val="00486A30"/>
    <w:rsid w:val="00487F32"/>
    <w:rsid w:val="00490059"/>
    <w:rsid w:val="004910F0"/>
    <w:rsid w:val="00491375"/>
    <w:rsid w:val="00491717"/>
    <w:rsid w:val="00491BD7"/>
    <w:rsid w:val="004927BB"/>
    <w:rsid w:val="004927DC"/>
    <w:rsid w:val="00492D28"/>
    <w:rsid w:val="00493185"/>
    <w:rsid w:val="00494BA5"/>
    <w:rsid w:val="00495080"/>
    <w:rsid w:val="00495253"/>
    <w:rsid w:val="004955AC"/>
    <w:rsid w:val="00495E36"/>
    <w:rsid w:val="00495E99"/>
    <w:rsid w:val="0049659D"/>
    <w:rsid w:val="00496E0A"/>
    <w:rsid w:val="00497540"/>
    <w:rsid w:val="0049774F"/>
    <w:rsid w:val="0049784C"/>
    <w:rsid w:val="0049792D"/>
    <w:rsid w:val="004A016D"/>
    <w:rsid w:val="004A0220"/>
    <w:rsid w:val="004A082C"/>
    <w:rsid w:val="004A095C"/>
    <w:rsid w:val="004A0AB5"/>
    <w:rsid w:val="004A0D0A"/>
    <w:rsid w:val="004A2403"/>
    <w:rsid w:val="004A2533"/>
    <w:rsid w:val="004A261B"/>
    <w:rsid w:val="004A2620"/>
    <w:rsid w:val="004A292E"/>
    <w:rsid w:val="004A2DF2"/>
    <w:rsid w:val="004A3296"/>
    <w:rsid w:val="004A3EB3"/>
    <w:rsid w:val="004A4147"/>
    <w:rsid w:val="004A47BA"/>
    <w:rsid w:val="004A538A"/>
    <w:rsid w:val="004A5854"/>
    <w:rsid w:val="004A5B1B"/>
    <w:rsid w:val="004A5C48"/>
    <w:rsid w:val="004A6B33"/>
    <w:rsid w:val="004A7876"/>
    <w:rsid w:val="004A7A0F"/>
    <w:rsid w:val="004B08CD"/>
    <w:rsid w:val="004B0E3C"/>
    <w:rsid w:val="004B242D"/>
    <w:rsid w:val="004B280E"/>
    <w:rsid w:val="004B2C1C"/>
    <w:rsid w:val="004B2EB9"/>
    <w:rsid w:val="004B3122"/>
    <w:rsid w:val="004B4559"/>
    <w:rsid w:val="004B5634"/>
    <w:rsid w:val="004B5B1B"/>
    <w:rsid w:val="004B64AC"/>
    <w:rsid w:val="004B75EC"/>
    <w:rsid w:val="004B7AA2"/>
    <w:rsid w:val="004C051E"/>
    <w:rsid w:val="004C05CE"/>
    <w:rsid w:val="004C09C6"/>
    <w:rsid w:val="004C0BA9"/>
    <w:rsid w:val="004C0E66"/>
    <w:rsid w:val="004C15AF"/>
    <w:rsid w:val="004C21B6"/>
    <w:rsid w:val="004C2704"/>
    <w:rsid w:val="004C2C3E"/>
    <w:rsid w:val="004C2D65"/>
    <w:rsid w:val="004C320C"/>
    <w:rsid w:val="004C34C9"/>
    <w:rsid w:val="004C3E2F"/>
    <w:rsid w:val="004C4B52"/>
    <w:rsid w:val="004C5196"/>
    <w:rsid w:val="004C55A1"/>
    <w:rsid w:val="004C757E"/>
    <w:rsid w:val="004C75AC"/>
    <w:rsid w:val="004C7868"/>
    <w:rsid w:val="004D04AE"/>
    <w:rsid w:val="004D0FA6"/>
    <w:rsid w:val="004D114E"/>
    <w:rsid w:val="004D17F2"/>
    <w:rsid w:val="004D1D28"/>
    <w:rsid w:val="004D1EFA"/>
    <w:rsid w:val="004D2CE4"/>
    <w:rsid w:val="004D30CA"/>
    <w:rsid w:val="004D3425"/>
    <w:rsid w:val="004D3631"/>
    <w:rsid w:val="004D3CF2"/>
    <w:rsid w:val="004D3E1E"/>
    <w:rsid w:val="004D434A"/>
    <w:rsid w:val="004D4BFB"/>
    <w:rsid w:val="004D5650"/>
    <w:rsid w:val="004D6588"/>
    <w:rsid w:val="004D72A5"/>
    <w:rsid w:val="004E0EFA"/>
    <w:rsid w:val="004E1F13"/>
    <w:rsid w:val="004E2176"/>
    <w:rsid w:val="004E25D2"/>
    <w:rsid w:val="004E32DA"/>
    <w:rsid w:val="004E3EAF"/>
    <w:rsid w:val="004E432B"/>
    <w:rsid w:val="004E4530"/>
    <w:rsid w:val="004E4A56"/>
    <w:rsid w:val="004E4DF7"/>
    <w:rsid w:val="004E5329"/>
    <w:rsid w:val="004E5412"/>
    <w:rsid w:val="004E557C"/>
    <w:rsid w:val="004E574C"/>
    <w:rsid w:val="004E5A9C"/>
    <w:rsid w:val="004E615F"/>
    <w:rsid w:val="004E7970"/>
    <w:rsid w:val="004E7EAE"/>
    <w:rsid w:val="004E7F47"/>
    <w:rsid w:val="004F0742"/>
    <w:rsid w:val="004F0B9B"/>
    <w:rsid w:val="004F0C71"/>
    <w:rsid w:val="004F0E46"/>
    <w:rsid w:val="004F162B"/>
    <w:rsid w:val="004F1799"/>
    <w:rsid w:val="004F18B7"/>
    <w:rsid w:val="004F2889"/>
    <w:rsid w:val="004F2D71"/>
    <w:rsid w:val="004F368D"/>
    <w:rsid w:val="004F43D6"/>
    <w:rsid w:val="004F455B"/>
    <w:rsid w:val="004F4C28"/>
    <w:rsid w:val="004F4F49"/>
    <w:rsid w:val="004F520D"/>
    <w:rsid w:val="004F582E"/>
    <w:rsid w:val="004F5FF1"/>
    <w:rsid w:val="004F7159"/>
    <w:rsid w:val="004F7164"/>
    <w:rsid w:val="004F7448"/>
    <w:rsid w:val="004F74A4"/>
    <w:rsid w:val="004F75F0"/>
    <w:rsid w:val="00500653"/>
    <w:rsid w:val="00500729"/>
    <w:rsid w:val="00501986"/>
    <w:rsid w:val="00503841"/>
    <w:rsid w:val="00503AEF"/>
    <w:rsid w:val="00504875"/>
    <w:rsid w:val="00504EB6"/>
    <w:rsid w:val="005055F6"/>
    <w:rsid w:val="00505E6C"/>
    <w:rsid w:val="00506ECE"/>
    <w:rsid w:val="00507F2E"/>
    <w:rsid w:val="005119A2"/>
    <w:rsid w:val="0051208A"/>
    <w:rsid w:val="00512E6C"/>
    <w:rsid w:val="00514509"/>
    <w:rsid w:val="00514BFF"/>
    <w:rsid w:val="00514E34"/>
    <w:rsid w:val="00515A6A"/>
    <w:rsid w:val="00515EB2"/>
    <w:rsid w:val="005160A8"/>
    <w:rsid w:val="0051670B"/>
    <w:rsid w:val="00516C19"/>
    <w:rsid w:val="00516E65"/>
    <w:rsid w:val="00516EF5"/>
    <w:rsid w:val="00517158"/>
    <w:rsid w:val="005171BB"/>
    <w:rsid w:val="00520A71"/>
    <w:rsid w:val="005219A4"/>
    <w:rsid w:val="005220D7"/>
    <w:rsid w:val="00522864"/>
    <w:rsid w:val="00522A93"/>
    <w:rsid w:val="00522CDB"/>
    <w:rsid w:val="00523203"/>
    <w:rsid w:val="00523B32"/>
    <w:rsid w:val="00524367"/>
    <w:rsid w:val="00524E95"/>
    <w:rsid w:val="00524EA2"/>
    <w:rsid w:val="0052529C"/>
    <w:rsid w:val="00526452"/>
    <w:rsid w:val="00526C81"/>
    <w:rsid w:val="005271E9"/>
    <w:rsid w:val="00527D04"/>
    <w:rsid w:val="00530145"/>
    <w:rsid w:val="005302FF"/>
    <w:rsid w:val="005308D7"/>
    <w:rsid w:val="0053204B"/>
    <w:rsid w:val="00532BE4"/>
    <w:rsid w:val="00532CD4"/>
    <w:rsid w:val="00532E6C"/>
    <w:rsid w:val="0053358A"/>
    <w:rsid w:val="005337F8"/>
    <w:rsid w:val="005345C1"/>
    <w:rsid w:val="005348E8"/>
    <w:rsid w:val="0053514E"/>
    <w:rsid w:val="00535641"/>
    <w:rsid w:val="00535AD0"/>
    <w:rsid w:val="00535B16"/>
    <w:rsid w:val="00535C50"/>
    <w:rsid w:val="0053672A"/>
    <w:rsid w:val="00536C5F"/>
    <w:rsid w:val="00537726"/>
    <w:rsid w:val="00537A5C"/>
    <w:rsid w:val="00537C41"/>
    <w:rsid w:val="00537CC9"/>
    <w:rsid w:val="00540300"/>
    <w:rsid w:val="00541BC7"/>
    <w:rsid w:val="00541F80"/>
    <w:rsid w:val="005421DC"/>
    <w:rsid w:val="005425D0"/>
    <w:rsid w:val="005429E8"/>
    <w:rsid w:val="00542A55"/>
    <w:rsid w:val="00542BF2"/>
    <w:rsid w:val="00542E8F"/>
    <w:rsid w:val="00543890"/>
    <w:rsid w:val="00544135"/>
    <w:rsid w:val="005441B6"/>
    <w:rsid w:val="00544673"/>
    <w:rsid w:val="00544852"/>
    <w:rsid w:val="00544CDC"/>
    <w:rsid w:val="00544DD5"/>
    <w:rsid w:val="005455EE"/>
    <w:rsid w:val="0054564F"/>
    <w:rsid w:val="005468C0"/>
    <w:rsid w:val="00546E21"/>
    <w:rsid w:val="00547B35"/>
    <w:rsid w:val="00547B8A"/>
    <w:rsid w:val="00550EE6"/>
    <w:rsid w:val="0055119E"/>
    <w:rsid w:val="0055129D"/>
    <w:rsid w:val="005512DF"/>
    <w:rsid w:val="005516BE"/>
    <w:rsid w:val="00551701"/>
    <w:rsid w:val="0055170C"/>
    <w:rsid w:val="005517BB"/>
    <w:rsid w:val="00552339"/>
    <w:rsid w:val="0055279A"/>
    <w:rsid w:val="0055311E"/>
    <w:rsid w:val="00554844"/>
    <w:rsid w:val="00554898"/>
    <w:rsid w:val="00554BA8"/>
    <w:rsid w:val="00554E04"/>
    <w:rsid w:val="00555680"/>
    <w:rsid w:val="005556A5"/>
    <w:rsid w:val="0055652B"/>
    <w:rsid w:val="005570CE"/>
    <w:rsid w:val="00557D1D"/>
    <w:rsid w:val="00560132"/>
    <w:rsid w:val="00560E66"/>
    <w:rsid w:val="005614DA"/>
    <w:rsid w:val="00561BE8"/>
    <w:rsid w:val="00563145"/>
    <w:rsid w:val="00563B81"/>
    <w:rsid w:val="005641AF"/>
    <w:rsid w:val="0056477C"/>
    <w:rsid w:val="00564F2D"/>
    <w:rsid w:val="00564FD9"/>
    <w:rsid w:val="00564FFA"/>
    <w:rsid w:val="00565DC9"/>
    <w:rsid w:val="00570054"/>
    <w:rsid w:val="005711A9"/>
    <w:rsid w:val="005714BE"/>
    <w:rsid w:val="0057205F"/>
    <w:rsid w:val="00572813"/>
    <w:rsid w:val="00572A27"/>
    <w:rsid w:val="00572E74"/>
    <w:rsid w:val="00574DB9"/>
    <w:rsid w:val="00574E89"/>
    <w:rsid w:val="00575260"/>
    <w:rsid w:val="00575479"/>
    <w:rsid w:val="005758A5"/>
    <w:rsid w:val="00575A62"/>
    <w:rsid w:val="00575DCF"/>
    <w:rsid w:val="00575E94"/>
    <w:rsid w:val="00576006"/>
    <w:rsid w:val="005761E9"/>
    <w:rsid w:val="00576289"/>
    <w:rsid w:val="00577828"/>
    <w:rsid w:val="005807ED"/>
    <w:rsid w:val="00580809"/>
    <w:rsid w:val="005809D2"/>
    <w:rsid w:val="00580C1A"/>
    <w:rsid w:val="00581282"/>
    <w:rsid w:val="0058173F"/>
    <w:rsid w:val="00581F9A"/>
    <w:rsid w:val="005820AE"/>
    <w:rsid w:val="00582AAB"/>
    <w:rsid w:val="00583C7D"/>
    <w:rsid w:val="005842E4"/>
    <w:rsid w:val="0058438B"/>
    <w:rsid w:val="005849E8"/>
    <w:rsid w:val="00584FA7"/>
    <w:rsid w:val="005859E9"/>
    <w:rsid w:val="00585B96"/>
    <w:rsid w:val="00585C64"/>
    <w:rsid w:val="00586030"/>
    <w:rsid w:val="005867EC"/>
    <w:rsid w:val="00586B43"/>
    <w:rsid w:val="00587210"/>
    <w:rsid w:val="005877B4"/>
    <w:rsid w:val="00590615"/>
    <w:rsid w:val="0059108F"/>
    <w:rsid w:val="00592721"/>
    <w:rsid w:val="00593BA7"/>
    <w:rsid w:val="00593E74"/>
    <w:rsid w:val="005951B6"/>
    <w:rsid w:val="0059537B"/>
    <w:rsid w:val="00595527"/>
    <w:rsid w:val="00595932"/>
    <w:rsid w:val="00595934"/>
    <w:rsid w:val="0059632C"/>
    <w:rsid w:val="00596A1E"/>
    <w:rsid w:val="005A0665"/>
    <w:rsid w:val="005A086C"/>
    <w:rsid w:val="005A426D"/>
    <w:rsid w:val="005A523B"/>
    <w:rsid w:val="005A52D3"/>
    <w:rsid w:val="005A53A0"/>
    <w:rsid w:val="005A53E6"/>
    <w:rsid w:val="005A5675"/>
    <w:rsid w:val="005A6E97"/>
    <w:rsid w:val="005A76D0"/>
    <w:rsid w:val="005A7AD6"/>
    <w:rsid w:val="005B05DA"/>
    <w:rsid w:val="005B0E92"/>
    <w:rsid w:val="005B1A94"/>
    <w:rsid w:val="005B1E23"/>
    <w:rsid w:val="005B2DE1"/>
    <w:rsid w:val="005B3101"/>
    <w:rsid w:val="005B35A2"/>
    <w:rsid w:val="005B3920"/>
    <w:rsid w:val="005B3B03"/>
    <w:rsid w:val="005B428F"/>
    <w:rsid w:val="005B4573"/>
    <w:rsid w:val="005B511C"/>
    <w:rsid w:val="005B5171"/>
    <w:rsid w:val="005B5E03"/>
    <w:rsid w:val="005B78AB"/>
    <w:rsid w:val="005C00A6"/>
    <w:rsid w:val="005C0DDD"/>
    <w:rsid w:val="005C1409"/>
    <w:rsid w:val="005C16DD"/>
    <w:rsid w:val="005C2068"/>
    <w:rsid w:val="005C23A1"/>
    <w:rsid w:val="005C2581"/>
    <w:rsid w:val="005C2640"/>
    <w:rsid w:val="005C267E"/>
    <w:rsid w:val="005C2D1A"/>
    <w:rsid w:val="005C2FCB"/>
    <w:rsid w:val="005C3D46"/>
    <w:rsid w:val="005C3D83"/>
    <w:rsid w:val="005C41DF"/>
    <w:rsid w:val="005C4E58"/>
    <w:rsid w:val="005C548B"/>
    <w:rsid w:val="005C603A"/>
    <w:rsid w:val="005C6374"/>
    <w:rsid w:val="005C6B84"/>
    <w:rsid w:val="005C6EDC"/>
    <w:rsid w:val="005C736F"/>
    <w:rsid w:val="005C7BA8"/>
    <w:rsid w:val="005C7F62"/>
    <w:rsid w:val="005D07CF"/>
    <w:rsid w:val="005D0E0A"/>
    <w:rsid w:val="005D165A"/>
    <w:rsid w:val="005D1776"/>
    <w:rsid w:val="005D23FD"/>
    <w:rsid w:val="005D2431"/>
    <w:rsid w:val="005D28BA"/>
    <w:rsid w:val="005D290B"/>
    <w:rsid w:val="005D2F37"/>
    <w:rsid w:val="005D3135"/>
    <w:rsid w:val="005D3222"/>
    <w:rsid w:val="005D4448"/>
    <w:rsid w:val="005D44AA"/>
    <w:rsid w:val="005D4E67"/>
    <w:rsid w:val="005D6704"/>
    <w:rsid w:val="005D6753"/>
    <w:rsid w:val="005D6A2A"/>
    <w:rsid w:val="005D6BF2"/>
    <w:rsid w:val="005D743D"/>
    <w:rsid w:val="005D75B7"/>
    <w:rsid w:val="005E045C"/>
    <w:rsid w:val="005E08FD"/>
    <w:rsid w:val="005E334B"/>
    <w:rsid w:val="005E33C3"/>
    <w:rsid w:val="005E38EB"/>
    <w:rsid w:val="005E3D13"/>
    <w:rsid w:val="005E3D87"/>
    <w:rsid w:val="005E436B"/>
    <w:rsid w:val="005E45F3"/>
    <w:rsid w:val="005E4FD7"/>
    <w:rsid w:val="005E5735"/>
    <w:rsid w:val="005E6A49"/>
    <w:rsid w:val="005E6E22"/>
    <w:rsid w:val="005E7EEF"/>
    <w:rsid w:val="005F0010"/>
    <w:rsid w:val="005F0D39"/>
    <w:rsid w:val="005F0E3A"/>
    <w:rsid w:val="005F0F17"/>
    <w:rsid w:val="005F0FC3"/>
    <w:rsid w:val="005F1F2E"/>
    <w:rsid w:val="005F250A"/>
    <w:rsid w:val="005F2626"/>
    <w:rsid w:val="005F2867"/>
    <w:rsid w:val="005F351C"/>
    <w:rsid w:val="005F3C1A"/>
    <w:rsid w:val="005F4796"/>
    <w:rsid w:val="005F4DF0"/>
    <w:rsid w:val="005F58D1"/>
    <w:rsid w:val="005F5FF7"/>
    <w:rsid w:val="005F61FA"/>
    <w:rsid w:val="005F632C"/>
    <w:rsid w:val="005F6978"/>
    <w:rsid w:val="005F710D"/>
    <w:rsid w:val="005F71C7"/>
    <w:rsid w:val="005F745E"/>
    <w:rsid w:val="005F77BA"/>
    <w:rsid w:val="006003CF"/>
    <w:rsid w:val="00600E9D"/>
    <w:rsid w:val="006016AC"/>
    <w:rsid w:val="00602332"/>
    <w:rsid w:val="00603A75"/>
    <w:rsid w:val="00603A9F"/>
    <w:rsid w:val="00603EEF"/>
    <w:rsid w:val="0060423B"/>
    <w:rsid w:val="0060442C"/>
    <w:rsid w:val="00605F02"/>
    <w:rsid w:val="00606522"/>
    <w:rsid w:val="00610740"/>
    <w:rsid w:val="00611881"/>
    <w:rsid w:val="0061255A"/>
    <w:rsid w:val="00612577"/>
    <w:rsid w:val="006126B8"/>
    <w:rsid w:val="00614EA3"/>
    <w:rsid w:val="00616BBE"/>
    <w:rsid w:val="00616EBB"/>
    <w:rsid w:val="00617BAC"/>
    <w:rsid w:val="006201B7"/>
    <w:rsid w:val="006204E0"/>
    <w:rsid w:val="0062146D"/>
    <w:rsid w:val="00621AB2"/>
    <w:rsid w:val="006230C8"/>
    <w:rsid w:val="00623406"/>
    <w:rsid w:val="0062344B"/>
    <w:rsid w:val="00623D5B"/>
    <w:rsid w:val="00623D88"/>
    <w:rsid w:val="00623E32"/>
    <w:rsid w:val="00624927"/>
    <w:rsid w:val="006257CF"/>
    <w:rsid w:val="006259C7"/>
    <w:rsid w:val="00626819"/>
    <w:rsid w:val="00627437"/>
    <w:rsid w:val="0062761D"/>
    <w:rsid w:val="0062768E"/>
    <w:rsid w:val="006279A1"/>
    <w:rsid w:val="0063004D"/>
    <w:rsid w:val="006305E9"/>
    <w:rsid w:val="006307C2"/>
    <w:rsid w:val="00630F62"/>
    <w:rsid w:val="006312BF"/>
    <w:rsid w:val="006316D6"/>
    <w:rsid w:val="0063294C"/>
    <w:rsid w:val="0063317A"/>
    <w:rsid w:val="006344BA"/>
    <w:rsid w:val="00635587"/>
    <w:rsid w:val="006356F2"/>
    <w:rsid w:val="006362F8"/>
    <w:rsid w:val="006364AF"/>
    <w:rsid w:val="00636584"/>
    <w:rsid w:val="00637257"/>
    <w:rsid w:val="00637431"/>
    <w:rsid w:val="00637F0C"/>
    <w:rsid w:val="00640C02"/>
    <w:rsid w:val="00641201"/>
    <w:rsid w:val="00641CF3"/>
    <w:rsid w:val="006421AE"/>
    <w:rsid w:val="00642A0E"/>
    <w:rsid w:val="00643715"/>
    <w:rsid w:val="00643BB6"/>
    <w:rsid w:val="0064545F"/>
    <w:rsid w:val="00645998"/>
    <w:rsid w:val="0064676E"/>
    <w:rsid w:val="00646C2E"/>
    <w:rsid w:val="006470E3"/>
    <w:rsid w:val="006471A0"/>
    <w:rsid w:val="00647926"/>
    <w:rsid w:val="00650770"/>
    <w:rsid w:val="00650F15"/>
    <w:rsid w:val="006522D1"/>
    <w:rsid w:val="0065293A"/>
    <w:rsid w:val="00652EB8"/>
    <w:rsid w:val="0065318C"/>
    <w:rsid w:val="00653FFA"/>
    <w:rsid w:val="00654877"/>
    <w:rsid w:val="006549EF"/>
    <w:rsid w:val="00655110"/>
    <w:rsid w:val="0065526E"/>
    <w:rsid w:val="0065673D"/>
    <w:rsid w:val="00656849"/>
    <w:rsid w:val="0065799C"/>
    <w:rsid w:val="00660547"/>
    <w:rsid w:val="00660A8D"/>
    <w:rsid w:val="00661152"/>
    <w:rsid w:val="0066136C"/>
    <w:rsid w:val="00661C20"/>
    <w:rsid w:val="00661E1C"/>
    <w:rsid w:val="0066265B"/>
    <w:rsid w:val="00662D26"/>
    <w:rsid w:val="00663321"/>
    <w:rsid w:val="00663960"/>
    <w:rsid w:val="00663DAA"/>
    <w:rsid w:val="006647DD"/>
    <w:rsid w:val="00664B62"/>
    <w:rsid w:val="00664E70"/>
    <w:rsid w:val="0066548E"/>
    <w:rsid w:val="006655D1"/>
    <w:rsid w:val="00665AE5"/>
    <w:rsid w:val="00665EEE"/>
    <w:rsid w:val="00666079"/>
    <w:rsid w:val="00666474"/>
    <w:rsid w:val="0066678E"/>
    <w:rsid w:val="006670E0"/>
    <w:rsid w:val="00667697"/>
    <w:rsid w:val="0066797A"/>
    <w:rsid w:val="00667E6F"/>
    <w:rsid w:val="00667F4D"/>
    <w:rsid w:val="0067160A"/>
    <w:rsid w:val="00672BA2"/>
    <w:rsid w:val="0067314D"/>
    <w:rsid w:val="006734BA"/>
    <w:rsid w:val="00673BDA"/>
    <w:rsid w:val="00673F49"/>
    <w:rsid w:val="00674E38"/>
    <w:rsid w:val="00675148"/>
    <w:rsid w:val="00675356"/>
    <w:rsid w:val="006757B7"/>
    <w:rsid w:val="00675F8B"/>
    <w:rsid w:val="00675FCA"/>
    <w:rsid w:val="006766D1"/>
    <w:rsid w:val="00676AAF"/>
    <w:rsid w:val="00676BF0"/>
    <w:rsid w:val="00676E20"/>
    <w:rsid w:val="00677408"/>
    <w:rsid w:val="0068035E"/>
    <w:rsid w:val="00680D5D"/>
    <w:rsid w:val="00680FC4"/>
    <w:rsid w:val="00681420"/>
    <w:rsid w:val="00681467"/>
    <w:rsid w:val="00682D86"/>
    <w:rsid w:val="00682FB4"/>
    <w:rsid w:val="0068367B"/>
    <w:rsid w:val="006845BB"/>
    <w:rsid w:val="00684716"/>
    <w:rsid w:val="00684CB8"/>
    <w:rsid w:val="00686906"/>
    <w:rsid w:val="00690163"/>
    <w:rsid w:val="0069033B"/>
    <w:rsid w:val="00690DAA"/>
    <w:rsid w:val="00690E7B"/>
    <w:rsid w:val="0069198D"/>
    <w:rsid w:val="00692F0A"/>
    <w:rsid w:val="00693A8D"/>
    <w:rsid w:val="00693B45"/>
    <w:rsid w:val="006949BD"/>
    <w:rsid w:val="00694E51"/>
    <w:rsid w:val="006951EC"/>
    <w:rsid w:val="00695354"/>
    <w:rsid w:val="00695703"/>
    <w:rsid w:val="00695756"/>
    <w:rsid w:val="00695F31"/>
    <w:rsid w:val="006965CC"/>
    <w:rsid w:val="00696819"/>
    <w:rsid w:val="00697393"/>
    <w:rsid w:val="0069793E"/>
    <w:rsid w:val="006A14B6"/>
    <w:rsid w:val="006A18A4"/>
    <w:rsid w:val="006A3776"/>
    <w:rsid w:val="006A3D8E"/>
    <w:rsid w:val="006A5604"/>
    <w:rsid w:val="006A5A8B"/>
    <w:rsid w:val="006A6290"/>
    <w:rsid w:val="006A6323"/>
    <w:rsid w:val="006A67B5"/>
    <w:rsid w:val="006A6D07"/>
    <w:rsid w:val="006A7A49"/>
    <w:rsid w:val="006A7FCA"/>
    <w:rsid w:val="006B04D3"/>
    <w:rsid w:val="006B0701"/>
    <w:rsid w:val="006B07D1"/>
    <w:rsid w:val="006B0A4D"/>
    <w:rsid w:val="006B25FE"/>
    <w:rsid w:val="006B26D2"/>
    <w:rsid w:val="006B28CE"/>
    <w:rsid w:val="006B2E37"/>
    <w:rsid w:val="006B3BF3"/>
    <w:rsid w:val="006B443D"/>
    <w:rsid w:val="006B47DF"/>
    <w:rsid w:val="006B536A"/>
    <w:rsid w:val="006B572C"/>
    <w:rsid w:val="006B6747"/>
    <w:rsid w:val="006B683D"/>
    <w:rsid w:val="006B685D"/>
    <w:rsid w:val="006C0005"/>
    <w:rsid w:val="006C0387"/>
    <w:rsid w:val="006C0555"/>
    <w:rsid w:val="006C0ED8"/>
    <w:rsid w:val="006C11DB"/>
    <w:rsid w:val="006C1F49"/>
    <w:rsid w:val="006C334D"/>
    <w:rsid w:val="006C39E2"/>
    <w:rsid w:val="006C3C4E"/>
    <w:rsid w:val="006C3F36"/>
    <w:rsid w:val="006C4050"/>
    <w:rsid w:val="006C405E"/>
    <w:rsid w:val="006C4517"/>
    <w:rsid w:val="006C5501"/>
    <w:rsid w:val="006C634D"/>
    <w:rsid w:val="006C6A9A"/>
    <w:rsid w:val="006C73E3"/>
    <w:rsid w:val="006C76B5"/>
    <w:rsid w:val="006C7785"/>
    <w:rsid w:val="006C7A5E"/>
    <w:rsid w:val="006C7E36"/>
    <w:rsid w:val="006D071B"/>
    <w:rsid w:val="006D0968"/>
    <w:rsid w:val="006D156F"/>
    <w:rsid w:val="006D21E0"/>
    <w:rsid w:val="006D268F"/>
    <w:rsid w:val="006D30C1"/>
    <w:rsid w:val="006D3191"/>
    <w:rsid w:val="006D392E"/>
    <w:rsid w:val="006D3B84"/>
    <w:rsid w:val="006D3D39"/>
    <w:rsid w:val="006D3ED7"/>
    <w:rsid w:val="006D43D2"/>
    <w:rsid w:val="006D4475"/>
    <w:rsid w:val="006D45F1"/>
    <w:rsid w:val="006D51C6"/>
    <w:rsid w:val="006D57FD"/>
    <w:rsid w:val="006D5829"/>
    <w:rsid w:val="006D6405"/>
    <w:rsid w:val="006D660B"/>
    <w:rsid w:val="006D6674"/>
    <w:rsid w:val="006D6859"/>
    <w:rsid w:val="006D7F17"/>
    <w:rsid w:val="006E0C1E"/>
    <w:rsid w:val="006E0D80"/>
    <w:rsid w:val="006E138F"/>
    <w:rsid w:val="006E1D7C"/>
    <w:rsid w:val="006E1DE4"/>
    <w:rsid w:val="006E3302"/>
    <w:rsid w:val="006E397F"/>
    <w:rsid w:val="006E3B7D"/>
    <w:rsid w:val="006E4008"/>
    <w:rsid w:val="006E4E78"/>
    <w:rsid w:val="006E59D7"/>
    <w:rsid w:val="006E626E"/>
    <w:rsid w:val="006E73FA"/>
    <w:rsid w:val="006E7535"/>
    <w:rsid w:val="006E7C76"/>
    <w:rsid w:val="006F130E"/>
    <w:rsid w:val="006F195E"/>
    <w:rsid w:val="006F2624"/>
    <w:rsid w:val="006F2CCE"/>
    <w:rsid w:val="006F3234"/>
    <w:rsid w:val="006F3693"/>
    <w:rsid w:val="006F3726"/>
    <w:rsid w:val="006F427C"/>
    <w:rsid w:val="006F44EB"/>
    <w:rsid w:val="006F49CF"/>
    <w:rsid w:val="006F5730"/>
    <w:rsid w:val="006F5E93"/>
    <w:rsid w:val="006F7A88"/>
    <w:rsid w:val="006F7E09"/>
    <w:rsid w:val="00700992"/>
    <w:rsid w:val="0070126E"/>
    <w:rsid w:val="00701B42"/>
    <w:rsid w:val="00702056"/>
    <w:rsid w:val="007021E9"/>
    <w:rsid w:val="00702C7D"/>
    <w:rsid w:val="007044FE"/>
    <w:rsid w:val="0070586C"/>
    <w:rsid w:val="00706ABB"/>
    <w:rsid w:val="00707003"/>
    <w:rsid w:val="0070785A"/>
    <w:rsid w:val="00711113"/>
    <w:rsid w:val="00712628"/>
    <w:rsid w:val="0071266D"/>
    <w:rsid w:val="00712F81"/>
    <w:rsid w:val="00712FB0"/>
    <w:rsid w:val="007132F4"/>
    <w:rsid w:val="007142DC"/>
    <w:rsid w:val="007145AA"/>
    <w:rsid w:val="007145C7"/>
    <w:rsid w:val="00714E71"/>
    <w:rsid w:val="00714F8B"/>
    <w:rsid w:val="00715757"/>
    <w:rsid w:val="007157A3"/>
    <w:rsid w:val="00715E78"/>
    <w:rsid w:val="007164B9"/>
    <w:rsid w:val="00716571"/>
    <w:rsid w:val="007169CF"/>
    <w:rsid w:val="00716B1E"/>
    <w:rsid w:val="00717906"/>
    <w:rsid w:val="00717F30"/>
    <w:rsid w:val="0072021A"/>
    <w:rsid w:val="00720808"/>
    <w:rsid w:val="00721022"/>
    <w:rsid w:val="0072102B"/>
    <w:rsid w:val="007213AD"/>
    <w:rsid w:val="00722CEE"/>
    <w:rsid w:val="00723103"/>
    <w:rsid w:val="00723546"/>
    <w:rsid w:val="00723677"/>
    <w:rsid w:val="00723877"/>
    <w:rsid w:val="0072422D"/>
    <w:rsid w:val="00724C71"/>
    <w:rsid w:val="00724ECA"/>
    <w:rsid w:val="00725917"/>
    <w:rsid w:val="00725C38"/>
    <w:rsid w:val="007269EF"/>
    <w:rsid w:val="00727164"/>
    <w:rsid w:val="0073047C"/>
    <w:rsid w:val="00730835"/>
    <w:rsid w:val="0073093B"/>
    <w:rsid w:val="00730C05"/>
    <w:rsid w:val="00730C59"/>
    <w:rsid w:val="007313BA"/>
    <w:rsid w:val="00731C0D"/>
    <w:rsid w:val="00731CA6"/>
    <w:rsid w:val="0073251B"/>
    <w:rsid w:val="00732895"/>
    <w:rsid w:val="00732FA0"/>
    <w:rsid w:val="007332E0"/>
    <w:rsid w:val="00733ACB"/>
    <w:rsid w:val="007355C8"/>
    <w:rsid w:val="007356B9"/>
    <w:rsid w:val="00735E7C"/>
    <w:rsid w:val="00737073"/>
    <w:rsid w:val="007371E1"/>
    <w:rsid w:val="0074078A"/>
    <w:rsid w:val="00740DC4"/>
    <w:rsid w:val="007419F4"/>
    <w:rsid w:val="00741D94"/>
    <w:rsid w:val="007422BA"/>
    <w:rsid w:val="007423DD"/>
    <w:rsid w:val="00742484"/>
    <w:rsid w:val="00742E63"/>
    <w:rsid w:val="00743159"/>
    <w:rsid w:val="007436BB"/>
    <w:rsid w:val="00743D7E"/>
    <w:rsid w:val="00743F83"/>
    <w:rsid w:val="007448B8"/>
    <w:rsid w:val="00744C93"/>
    <w:rsid w:val="007451AF"/>
    <w:rsid w:val="00745A9C"/>
    <w:rsid w:val="00747B87"/>
    <w:rsid w:val="007508B3"/>
    <w:rsid w:val="00751560"/>
    <w:rsid w:val="007523A4"/>
    <w:rsid w:val="007528DF"/>
    <w:rsid w:val="00753AA7"/>
    <w:rsid w:val="00754763"/>
    <w:rsid w:val="00754D99"/>
    <w:rsid w:val="007552F8"/>
    <w:rsid w:val="0075552C"/>
    <w:rsid w:val="00755C8A"/>
    <w:rsid w:val="00755CA1"/>
    <w:rsid w:val="00756BF8"/>
    <w:rsid w:val="00756E11"/>
    <w:rsid w:val="00756EE9"/>
    <w:rsid w:val="007570C8"/>
    <w:rsid w:val="007571FC"/>
    <w:rsid w:val="007577DE"/>
    <w:rsid w:val="0076129A"/>
    <w:rsid w:val="00762B84"/>
    <w:rsid w:val="00762F7A"/>
    <w:rsid w:val="0076302C"/>
    <w:rsid w:val="00763709"/>
    <w:rsid w:val="0076412C"/>
    <w:rsid w:val="00764485"/>
    <w:rsid w:val="00765789"/>
    <w:rsid w:val="00765AD2"/>
    <w:rsid w:val="00765AEA"/>
    <w:rsid w:val="00765D66"/>
    <w:rsid w:val="00765F65"/>
    <w:rsid w:val="0076683D"/>
    <w:rsid w:val="00767CCD"/>
    <w:rsid w:val="0077001E"/>
    <w:rsid w:val="00770E14"/>
    <w:rsid w:val="00771711"/>
    <w:rsid w:val="00771C3D"/>
    <w:rsid w:val="00771E4D"/>
    <w:rsid w:val="00771F14"/>
    <w:rsid w:val="00772B0C"/>
    <w:rsid w:val="007730B5"/>
    <w:rsid w:val="0077368C"/>
    <w:rsid w:val="007736D8"/>
    <w:rsid w:val="00773ABB"/>
    <w:rsid w:val="00774AFD"/>
    <w:rsid w:val="00774B59"/>
    <w:rsid w:val="00774D30"/>
    <w:rsid w:val="00776116"/>
    <w:rsid w:val="007765F8"/>
    <w:rsid w:val="007769DC"/>
    <w:rsid w:val="00777823"/>
    <w:rsid w:val="007814C2"/>
    <w:rsid w:val="0078195C"/>
    <w:rsid w:val="00781F7C"/>
    <w:rsid w:val="00782194"/>
    <w:rsid w:val="00782EB8"/>
    <w:rsid w:val="0078335F"/>
    <w:rsid w:val="00783F35"/>
    <w:rsid w:val="00785723"/>
    <w:rsid w:val="00785B44"/>
    <w:rsid w:val="0078622B"/>
    <w:rsid w:val="00786954"/>
    <w:rsid w:val="00786F13"/>
    <w:rsid w:val="00786F2D"/>
    <w:rsid w:val="0078725A"/>
    <w:rsid w:val="0078740F"/>
    <w:rsid w:val="00787ADD"/>
    <w:rsid w:val="0079068D"/>
    <w:rsid w:val="00790704"/>
    <w:rsid w:val="00790A53"/>
    <w:rsid w:val="00790E68"/>
    <w:rsid w:val="007911C9"/>
    <w:rsid w:val="007916FE"/>
    <w:rsid w:val="00791CD4"/>
    <w:rsid w:val="0079248E"/>
    <w:rsid w:val="00792590"/>
    <w:rsid w:val="00792884"/>
    <w:rsid w:val="00793C0D"/>
    <w:rsid w:val="00793CF2"/>
    <w:rsid w:val="007944FC"/>
    <w:rsid w:val="00794DE8"/>
    <w:rsid w:val="00795ACA"/>
    <w:rsid w:val="00796AE5"/>
    <w:rsid w:val="007971E1"/>
    <w:rsid w:val="00797D8F"/>
    <w:rsid w:val="007A03A7"/>
    <w:rsid w:val="007A07D9"/>
    <w:rsid w:val="007A1C25"/>
    <w:rsid w:val="007A24D9"/>
    <w:rsid w:val="007A29C9"/>
    <w:rsid w:val="007A2BBE"/>
    <w:rsid w:val="007A31D4"/>
    <w:rsid w:val="007A3553"/>
    <w:rsid w:val="007A3AB3"/>
    <w:rsid w:val="007A3D48"/>
    <w:rsid w:val="007A5CCD"/>
    <w:rsid w:val="007A6E4E"/>
    <w:rsid w:val="007A6F3A"/>
    <w:rsid w:val="007A7590"/>
    <w:rsid w:val="007A7AD9"/>
    <w:rsid w:val="007A7E48"/>
    <w:rsid w:val="007B0048"/>
    <w:rsid w:val="007B0452"/>
    <w:rsid w:val="007B0CEC"/>
    <w:rsid w:val="007B1FD6"/>
    <w:rsid w:val="007B35BD"/>
    <w:rsid w:val="007B3FF6"/>
    <w:rsid w:val="007B405B"/>
    <w:rsid w:val="007B46F2"/>
    <w:rsid w:val="007B5983"/>
    <w:rsid w:val="007B5A46"/>
    <w:rsid w:val="007C07F5"/>
    <w:rsid w:val="007C0EEE"/>
    <w:rsid w:val="007C17D2"/>
    <w:rsid w:val="007C1B8B"/>
    <w:rsid w:val="007C225D"/>
    <w:rsid w:val="007C2B55"/>
    <w:rsid w:val="007C3294"/>
    <w:rsid w:val="007C3939"/>
    <w:rsid w:val="007C3F89"/>
    <w:rsid w:val="007C4D61"/>
    <w:rsid w:val="007C4FB5"/>
    <w:rsid w:val="007C611A"/>
    <w:rsid w:val="007C6758"/>
    <w:rsid w:val="007C6B45"/>
    <w:rsid w:val="007C721D"/>
    <w:rsid w:val="007C7CDE"/>
    <w:rsid w:val="007C7DD8"/>
    <w:rsid w:val="007D0229"/>
    <w:rsid w:val="007D0469"/>
    <w:rsid w:val="007D04A4"/>
    <w:rsid w:val="007D0B28"/>
    <w:rsid w:val="007D10C1"/>
    <w:rsid w:val="007D11A8"/>
    <w:rsid w:val="007D20C6"/>
    <w:rsid w:val="007D2FE9"/>
    <w:rsid w:val="007D40E1"/>
    <w:rsid w:val="007D4651"/>
    <w:rsid w:val="007D4D40"/>
    <w:rsid w:val="007D631E"/>
    <w:rsid w:val="007D73AE"/>
    <w:rsid w:val="007E086E"/>
    <w:rsid w:val="007E0AA0"/>
    <w:rsid w:val="007E0CAF"/>
    <w:rsid w:val="007E0E53"/>
    <w:rsid w:val="007E1281"/>
    <w:rsid w:val="007E19EB"/>
    <w:rsid w:val="007E1AE5"/>
    <w:rsid w:val="007E2635"/>
    <w:rsid w:val="007E378E"/>
    <w:rsid w:val="007E3EE8"/>
    <w:rsid w:val="007E463B"/>
    <w:rsid w:val="007E4B5C"/>
    <w:rsid w:val="007E4CF3"/>
    <w:rsid w:val="007E59B7"/>
    <w:rsid w:val="007E5EAE"/>
    <w:rsid w:val="007E6407"/>
    <w:rsid w:val="007E68FC"/>
    <w:rsid w:val="007E716C"/>
    <w:rsid w:val="007E7868"/>
    <w:rsid w:val="007F04B1"/>
    <w:rsid w:val="007F082B"/>
    <w:rsid w:val="007F10D8"/>
    <w:rsid w:val="007F182C"/>
    <w:rsid w:val="007F1C8E"/>
    <w:rsid w:val="007F1E7D"/>
    <w:rsid w:val="007F2193"/>
    <w:rsid w:val="007F2592"/>
    <w:rsid w:val="007F283F"/>
    <w:rsid w:val="007F35B0"/>
    <w:rsid w:val="007F3DEF"/>
    <w:rsid w:val="007F3FBD"/>
    <w:rsid w:val="007F49C1"/>
    <w:rsid w:val="007F4C74"/>
    <w:rsid w:val="007F57FC"/>
    <w:rsid w:val="007F63A2"/>
    <w:rsid w:val="007F65BB"/>
    <w:rsid w:val="007F6687"/>
    <w:rsid w:val="007F6857"/>
    <w:rsid w:val="007F689F"/>
    <w:rsid w:val="007F6980"/>
    <w:rsid w:val="007F6FDD"/>
    <w:rsid w:val="007F7846"/>
    <w:rsid w:val="007F7EAE"/>
    <w:rsid w:val="008005F3"/>
    <w:rsid w:val="008009F6"/>
    <w:rsid w:val="00800D13"/>
    <w:rsid w:val="00800F68"/>
    <w:rsid w:val="008017E5"/>
    <w:rsid w:val="00801C64"/>
    <w:rsid w:val="008021E6"/>
    <w:rsid w:val="00802310"/>
    <w:rsid w:val="0080367A"/>
    <w:rsid w:val="00803812"/>
    <w:rsid w:val="00803A89"/>
    <w:rsid w:val="00804D10"/>
    <w:rsid w:val="00805188"/>
    <w:rsid w:val="008061D0"/>
    <w:rsid w:val="00806D00"/>
    <w:rsid w:val="00806DA0"/>
    <w:rsid w:val="008077D5"/>
    <w:rsid w:val="00807C98"/>
    <w:rsid w:val="008104B2"/>
    <w:rsid w:val="008108ED"/>
    <w:rsid w:val="008114A2"/>
    <w:rsid w:val="008115A3"/>
    <w:rsid w:val="008122CD"/>
    <w:rsid w:val="00812436"/>
    <w:rsid w:val="00812F34"/>
    <w:rsid w:val="00813848"/>
    <w:rsid w:val="0081417F"/>
    <w:rsid w:val="0081469A"/>
    <w:rsid w:val="00814AF0"/>
    <w:rsid w:val="00815245"/>
    <w:rsid w:val="00815B3E"/>
    <w:rsid w:val="008160C0"/>
    <w:rsid w:val="008165E7"/>
    <w:rsid w:val="00816C47"/>
    <w:rsid w:val="008173CB"/>
    <w:rsid w:val="0082179B"/>
    <w:rsid w:val="00821B3A"/>
    <w:rsid w:val="00821D5B"/>
    <w:rsid w:val="0082201A"/>
    <w:rsid w:val="00822400"/>
    <w:rsid w:val="00822911"/>
    <w:rsid w:val="00822C90"/>
    <w:rsid w:val="00823B6B"/>
    <w:rsid w:val="00823D26"/>
    <w:rsid w:val="00823D35"/>
    <w:rsid w:val="00823EDA"/>
    <w:rsid w:val="008245CA"/>
    <w:rsid w:val="00825094"/>
    <w:rsid w:val="00825D20"/>
    <w:rsid w:val="00826F62"/>
    <w:rsid w:val="008270EA"/>
    <w:rsid w:val="00827623"/>
    <w:rsid w:val="00827B91"/>
    <w:rsid w:val="00830123"/>
    <w:rsid w:val="0083030C"/>
    <w:rsid w:val="008315ED"/>
    <w:rsid w:val="00831FF9"/>
    <w:rsid w:val="0083249D"/>
    <w:rsid w:val="00832B2C"/>
    <w:rsid w:val="008332B0"/>
    <w:rsid w:val="0083331C"/>
    <w:rsid w:val="00834C5C"/>
    <w:rsid w:val="00834DDF"/>
    <w:rsid w:val="008355C1"/>
    <w:rsid w:val="00837FD3"/>
    <w:rsid w:val="008401E3"/>
    <w:rsid w:val="0084078E"/>
    <w:rsid w:val="00840CD2"/>
    <w:rsid w:val="00842DC8"/>
    <w:rsid w:val="00843070"/>
    <w:rsid w:val="008445FB"/>
    <w:rsid w:val="00844E71"/>
    <w:rsid w:val="008452CA"/>
    <w:rsid w:val="00846536"/>
    <w:rsid w:val="00846856"/>
    <w:rsid w:val="00846BC6"/>
    <w:rsid w:val="00846E03"/>
    <w:rsid w:val="00847EC7"/>
    <w:rsid w:val="00850E5D"/>
    <w:rsid w:val="008514D4"/>
    <w:rsid w:val="0085205D"/>
    <w:rsid w:val="00852562"/>
    <w:rsid w:val="00852999"/>
    <w:rsid w:val="00852EF5"/>
    <w:rsid w:val="00853239"/>
    <w:rsid w:val="008533A6"/>
    <w:rsid w:val="008538F7"/>
    <w:rsid w:val="00853EF8"/>
    <w:rsid w:val="008543CE"/>
    <w:rsid w:val="0085481D"/>
    <w:rsid w:val="00854DE3"/>
    <w:rsid w:val="008551D2"/>
    <w:rsid w:val="0085643E"/>
    <w:rsid w:val="0085797A"/>
    <w:rsid w:val="00857F13"/>
    <w:rsid w:val="00860DCF"/>
    <w:rsid w:val="0086122F"/>
    <w:rsid w:val="008612D1"/>
    <w:rsid w:val="008613AA"/>
    <w:rsid w:val="0086253B"/>
    <w:rsid w:val="008647A5"/>
    <w:rsid w:val="00865F2F"/>
    <w:rsid w:val="00866B82"/>
    <w:rsid w:val="00866C71"/>
    <w:rsid w:val="008673D3"/>
    <w:rsid w:val="00867805"/>
    <w:rsid w:val="00867C9D"/>
    <w:rsid w:val="008702B0"/>
    <w:rsid w:val="008703BA"/>
    <w:rsid w:val="0087149D"/>
    <w:rsid w:val="00871B4C"/>
    <w:rsid w:val="008745CA"/>
    <w:rsid w:val="00874C06"/>
    <w:rsid w:val="00875154"/>
    <w:rsid w:val="0087577E"/>
    <w:rsid w:val="00875D0A"/>
    <w:rsid w:val="008761A1"/>
    <w:rsid w:val="0087714A"/>
    <w:rsid w:val="00880186"/>
    <w:rsid w:val="00880338"/>
    <w:rsid w:val="00881638"/>
    <w:rsid w:val="00882268"/>
    <w:rsid w:val="008835D0"/>
    <w:rsid w:val="00883887"/>
    <w:rsid w:val="00883CE5"/>
    <w:rsid w:val="008841EB"/>
    <w:rsid w:val="00885491"/>
    <w:rsid w:val="00885D6C"/>
    <w:rsid w:val="0088603E"/>
    <w:rsid w:val="008869D2"/>
    <w:rsid w:val="0088798A"/>
    <w:rsid w:val="00887CE6"/>
    <w:rsid w:val="00890348"/>
    <w:rsid w:val="008906D8"/>
    <w:rsid w:val="00890ADE"/>
    <w:rsid w:val="00890C5D"/>
    <w:rsid w:val="00891C98"/>
    <w:rsid w:val="00891D5F"/>
    <w:rsid w:val="0089215D"/>
    <w:rsid w:val="00893A50"/>
    <w:rsid w:val="00894701"/>
    <w:rsid w:val="00895491"/>
    <w:rsid w:val="008958FF"/>
    <w:rsid w:val="00895CD0"/>
    <w:rsid w:val="00896590"/>
    <w:rsid w:val="0089707E"/>
    <w:rsid w:val="00897933"/>
    <w:rsid w:val="008A002F"/>
    <w:rsid w:val="008A0BD8"/>
    <w:rsid w:val="008A1A8E"/>
    <w:rsid w:val="008A1BCC"/>
    <w:rsid w:val="008A1FAA"/>
    <w:rsid w:val="008A26D1"/>
    <w:rsid w:val="008A2B7E"/>
    <w:rsid w:val="008A2F00"/>
    <w:rsid w:val="008A3546"/>
    <w:rsid w:val="008A3835"/>
    <w:rsid w:val="008A3A78"/>
    <w:rsid w:val="008A450D"/>
    <w:rsid w:val="008A522B"/>
    <w:rsid w:val="008A565F"/>
    <w:rsid w:val="008A5BF9"/>
    <w:rsid w:val="008A6600"/>
    <w:rsid w:val="008A6D10"/>
    <w:rsid w:val="008A7666"/>
    <w:rsid w:val="008A7DBA"/>
    <w:rsid w:val="008B04D6"/>
    <w:rsid w:val="008B0508"/>
    <w:rsid w:val="008B080F"/>
    <w:rsid w:val="008B0AFB"/>
    <w:rsid w:val="008B0D3B"/>
    <w:rsid w:val="008B1106"/>
    <w:rsid w:val="008B2530"/>
    <w:rsid w:val="008B2D10"/>
    <w:rsid w:val="008B2D5E"/>
    <w:rsid w:val="008B3EE8"/>
    <w:rsid w:val="008B44D7"/>
    <w:rsid w:val="008B45BE"/>
    <w:rsid w:val="008B4A34"/>
    <w:rsid w:val="008B51BD"/>
    <w:rsid w:val="008B740C"/>
    <w:rsid w:val="008C0160"/>
    <w:rsid w:val="008C03C1"/>
    <w:rsid w:val="008C0685"/>
    <w:rsid w:val="008C0F63"/>
    <w:rsid w:val="008C198E"/>
    <w:rsid w:val="008C1FCA"/>
    <w:rsid w:val="008C28AD"/>
    <w:rsid w:val="008C31AF"/>
    <w:rsid w:val="008C3352"/>
    <w:rsid w:val="008C43C2"/>
    <w:rsid w:val="008C4C0D"/>
    <w:rsid w:val="008C613C"/>
    <w:rsid w:val="008C61CC"/>
    <w:rsid w:val="008C6FF2"/>
    <w:rsid w:val="008C7840"/>
    <w:rsid w:val="008C7F76"/>
    <w:rsid w:val="008D0827"/>
    <w:rsid w:val="008D10E9"/>
    <w:rsid w:val="008D1ACF"/>
    <w:rsid w:val="008D1CB3"/>
    <w:rsid w:val="008D2865"/>
    <w:rsid w:val="008D2E44"/>
    <w:rsid w:val="008D3159"/>
    <w:rsid w:val="008D426E"/>
    <w:rsid w:val="008D43CA"/>
    <w:rsid w:val="008D4FB9"/>
    <w:rsid w:val="008D500A"/>
    <w:rsid w:val="008D5349"/>
    <w:rsid w:val="008D5736"/>
    <w:rsid w:val="008D60FD"/>
    <w:rsid w:val="008D647C"/>
    <w:rsid w:val="008D6A4E"/>
    <w:rsid w:val="008D6E47"/>
    <w:rsid w:val="008D6F46"/>
    <w:rsid w:val="008E0713"/>
    <w:rsid w:val="008E14C4"/>
    <w:rsid w:val="008E1BD9"/>
    <w:rsid w:val="008E2521"/>
    <w:rsid w:val="008E317B"/>
    <w:rsid w:val="008E3CF7"/>
    <w:rsid w:val="008E4368"/>
    <w:rsid w:val="008E49FC"/>
    <w:rsid w:val="008E4A4D"/>
    <w:rsid w:val="008E4C8C"/>
    <w:rsid w:val="008E4DA9"/>
    <w:rsid w:val="008E4E49"/>
    <w:rsid w:val="008E54C8"/>
    <w:rsid w:val="008E73D3"/>
    <w:rsid w:val="008E789E"/>
    <w:rsid w:val="008E7A3C"/>
    <w:rsid w:val="008F01CB"/>
    <w:rsid w:val="008F067A"/>
    <w:rsid w:val="008F0730"/>
    <w:rsid w:val="008F0C3D"/>
    <w:rsid w:val="008F0CC9"/>
    <w:rsid w:val="008F108C"/>
    <w:rsid w:val="008F12A9"/>
    <w:rsid w:val="008F141F"/>
    <w:rsid w:val="008F23A8"/>
    <w:rsid w:val="008F2B43"/>
    <w:rsid w:val="008F3F78"/>
    <w:rsid w:val="008F45C8"/>
    <w:rsid w:val="008F469C"/>
    <w:rsid w:val="008F5084"/>
    <w:rsid w:val="008F5242"/>
    <w:rsid w:val="008F5A64"/>
    <w:rsid w:val="008F6442"/>
    <w:rsid w:val="008F652F"/>
    <w:rsid w:val="008F69C7"/>
    <w:rsid w:val="008F6C0C"/>
    <w:rsid w:val="008F72FE"/>
    <w:rsid w:val="008F761B"/>
    <w:rsid w:val="009000AE"/>
    <w:rsid w:val="00900AF6"/>
    <w:rsid w:val="00900FC5"/>
    <w:rsid w:val="00902589"/>
    <w:rsid w:val="0090299A"/>
    <w:rsid w:val="00902A7D"/>
    <w:rsid w:val="00902FB3"/>
    <w:rsid w:val="00903487"/>
    <w:rsid w:val="009039ED"/>
    <w:rsid w:val="00903A4B"/>
    <w:rsid w:val="00904157"/>
    <w:rsid w:val="00904B56"/>
    <w:rsid w:val="00904F18"/>
    <w:rsid w:val="00905252"/>
    <w:rsid w:val="00906825"/>
    <w:rsid w:val="009069BA"/>
    <w:rsid w:val="00906F21"/>
    <w:rsid w:val="009070DE"/>
    <w:rsid w:val="00907892"/>
    <w:rsid w:val="00907EC2"/>
    <w:rsid w:val="00910C15"/>
    <w:rsid w:val="00910D5C"/>
    <w:rsid w:val="00910D93"/>
    <w:rsid w:val="00910DF7"/>
    <w:rsid w:val="00911061"/>
    <w:rsid w:val="009112F5"/>
    <w:rsid w:val="00911F6B"/>
    <w:rsid w:val="00911FBC"/>
    <w:rsid w:val="00912236"/>
    <w:rsid w:val="00912D4D"/>
    <w:rsid w:val="0091312A"/>
    <w:rsid w:val="009131F0"/>
    <w:rsid w:val="009148AA"/>
    <w:rsid w:val="0091533F"/>
    <w:rsid w:val="00915DE8"/>
    <w:rsid w:val="0091604E"/>
    <w:rsid w:val="009161BA"/>
    <w:rsid w:val="00916958"/>
    <w:rsid w:val="009170EE"/>
    <w:rsid w:val="00917F3A"/>
    <w:rsid w:val="009204A0"/>
    <w:rsid w:val="00921A36"/>
    <w:rsid w:val="0092264B"/>
    <w:rsid w:val="00922B5C"/>
    <w:rsid w:val="00923D50"/>
    <w:rsid w:val="0092425C"/>
    <w:rsid w:val="00924360"/>
    <w:rsid w:val="009259B5"/>
    <w:rsid w:val="00925A08"/>
    <w:rsid w:val="00926740"/>
    <w:rsid w:val="00926751"/>
    <w:rsid w:val="00927108"/>
    <w:rsid w:val="0092743B"/>
    <w:rsid w:val="009274A1"/>
    <w:rsid w:val="009300E2"/>
    <w:rsid w:val="0093147F"/>
    <w:rsid w:val="00931E9E"/>
    <w:rsid w:val="0093234E"/>
    <w:rsid w:val="00932791"/>
    <w:rsid w:val="00932857"/>
    <w:rsid w:val="00934068"/>
    <w:rsid w:val="009343C9"/>
    <w:rsid w:val="00934B91"/>
    <w:rsid w:val="00934CF7"/>
    <w:rsid w:val="009352D1"/>
    <w:rsid w:val="009356AF"/>
    <w:rsid w:val="00935AAC"/>
    <w:rsid w:val="00936458"/>
    <w:rsid w:val="00936B77"/>
    <w:rsid w:val="0093797D"/>
    <w:rsid w:val="00940ADF"/>
    <w:rsid w:val="0094151B"/>
    <w:rsid w:val="00941F0C"/>
    <w:rsid w:val="0094334A"/>
    <w:rsid w:val="00943658"/>
    <w:rsid w:val="00943705"/>
    <w:rsid w:val="0094392F"/>
    <w:rsid w:val="0094428A"/>
    <w:rsid w:val="00944A5D"/>
    <w:rsid w:val="00944BEA"/>
    <w:rsid w:val="0094540D"/>
    <w:rsid w:val="00945D7E"/>
    <w:rsid w:val="00946420"/>
    <w:rsid w:val="00946F9A"/>
    <w:rsid w:val="00947095"/>
    <w:rsid w:val="0094770D"/>
    <w:rsid w:val="00947C75"/>
    <w:rsid w:val="00950DB5"/>
    <w:rsid w:val="009533C4"/>
    <w:rsid w:val="009534EA"/>
    <w:rsid w:val="00953901"/>
    <w:rsid w:val="0095438E"/>
    <w:rsid w:val="00954983"/>
    <w:rsid w:val="00954BCF"/>
    <w:rsid w:val="009555DF"/>
    <w:rsid w:val="00955937"/>
    <w:rsid w:val="00955CBF"/>
    <w:rsid w:val="0095658E"/>
    <w:rsid w:val="0095671F"/>
    <w:rsid w:val="009568A1"/>
    <w:rsid w:val="00956B84"/>
    <w:rsid w:val="00956FEA"/>
    <w:rsid w:val="0095798A"/>
    <w:rsid w:val="00960254"/>
    <w:rsid w:val="0096074A"/>
    <w:rsid w:val="009608C8"/>
    <w:rsid w:val="009619E2"/>
    <w:rsid w:val="009624CA"/>
    <w:rsid w:val="0096281C"/>
    <w:rsid w:val="00962A45"/>
    <w:rsid w:val="00964497"/>
    <w:rsid w:val="00964EB2"/>
    <w:rsid w:val="009653EC"/>
    <w:rsid w:val="00965806"/>
    <w:rsid w:val="00965DB8"/>
    <w:rsid w:val="00966406"/>
    <w:rsid w:val="009702A2"/>
    <w:rsid w:val="0097077C"/>
    <w:rsid w:val="009709CE"/>
    <w:rsid w:val="00971078"/>
    <w:rsid w:val="00971763"/>
    <w:rsid w:val="00971D42"/>
    <w:rsid w:val="00972BDB"/>
    <w:rsid w:val="009730A8"/>
    <w:rsid w:val="00973573"/>
    <w:rsid w:val="00973B40"/>
    <w:rsid w:val="00973FFE"/>
    <w:rsid w:val="009746AB"/>
    <w:rsid w:val="00974C38"/>
    <w:rsid w:val="0097567C"/>
    <w:rsid w:val="00975AB1"/>
    <w:rsid w:val="00975E42"/>
    <w:rsid w:val="00975EEC"/>
    <w:rsid w:val="009760CF"/>
    <w:rsid w:val="00976101"/>
    <w:rsid w:val="0097648C"/>
    <w:rsid w:val="00976623"/>
    <w:rsid w:val="00976709"/>
    <w:rsid w:val="0098057D"/>
    <w:rsid w:val="00980629"/>
    <w:rsid w:val="009807D4"/>
    <w:rsid w:val="00981793"/>
    <w:rsid w:val="009826FD"/>
    <w:rsid w:val="00982964"/>
    <w:rsid w:val="009832E4"/>
    <w:rsid w:val="00983F12"/>
    <w:rsid w:val="009849AA"/>
    <w:rsid w:val="00984C12"/>
    <w:rsid w:val="00985543"/>
    <w:rsid w:val="009855D9"/>
    <w:rsid w:val="00985BFD"/>
    <w:rsid w:val="00985EB4"/>
    <w:rsid w:val="00986128"/>
    <w:rsid w:val="009864A9"/>
    <w:rsid w:val="00986793"/>
    <w:rsid w:val="00986795"/>
    <w:rsid w:val="00986C76"/>
    <w:rsid w:val="009900F2"/>
    <w:rsid w:val="00990C95"/>
    <w:rsid w:val="00990F6B"/>
    <w:rsid w:val="009915F9"/>
    <w:rsid w:val="00992547"/>
    <w:rsid w:val="00992747"/>
    <w:rsid w:val="00993026"/>
    <w:rsid w:val="0099359B"/>
    <w:rsid w:val="00993684"/>
    <w:rsid w:val="00993E92"/>
    <w:rsid w:val="00994A3B"/>
    <w:rsid w:val="0099516F"/>
    <w:rsid w:val="00995AF0"/>
    <w:rsid w:val="00996027"/>
    <w:rsid w:val="00996151"/>
    <w:rsid w:val="00997F29"/>
    <w:rsid w:val="009A020C"/>
    <w:rsid w:val="009A04A7"/>
    <w:rsid w:val="009A076E"/>
    <w:rsid w:val="009A0D85"/>
    <w:rsid w:val="009A0ECC"/>
    <w:rsid w:val="009A1015"/>
    <w:rsid w:val="009A14E8"/>
    <w:rsid w:val="009A15B0"/>
    <w:rsid w:val="009A1CE0"/>
    <w:rsid w:val="009A1D33"/>
    <w:rsid w:val="009A25EA"/>
    <w:rsid w:val="009A2A1A"/>
    <w:rsid w:val="009A3F15"/>
    <w:rsid w:val="009A3F88"/>
    <w:rsid w:val="009A4762"/>
    <w:rsid w:val="009A4BFB"/>
    <w:rsid w:val="009A52FF"/>
    <w:rsid w:val="009A57AF"/>
    <w:rsid w:val="009A7552"/>
    <w:rsid w:val="009B01CF"/>
    <w:rsid w:val="009B0951"/>
    <w:rsid w:val="009B0ED1"/>
    <w:rsid w:val="009B124E"/>
    <w:rsid w:val="009B1DB5"/>
    <w:rsid w:val="009B2388"/>
    <w:rsid w:val="009B256C"/>
    <w:rsid w:val="009B2A8B"/>
    <w:rsid w:val="009B412C"/>
    <w:rsid w:val="009B4508"/>
    <w:rsid w:val="009B59C1"/>
    <w:rsid w:val="009B5B9C"/>
    <w:rsid w:val="009B604F"/>
    <w:rsid w:val="009B6C48"/>
    <w:rsid w:val="009B6E2D"/>
    <w:rsid w:val="009B764E"/>
    <w:rsid w:val="009B7ADA"/>
    <w:rsid w:val="009B7F12"/>
    <w:rsid w:val="009C0500"/>
    <w:rsid w:val="009C05DA"/>
    <w:rsid w:val="009C0908"/>
    <w:rsid w:val="009C1291"/>
    <w:rsid w:val="009C137A"/>
    <w:rsid w:val="009C1728"/>
    <w:rsid w:val="009C1D9B"/>
    <w:rsid w:val="009C1FAE"/>
    <w:rsid w:val="009C298E"/>
    <w:rsid w:val="009C36B9"/>
    <w:rsid w:val="009C386B"/>
    <w:rsid w:val="009C3A55"/>
    <w:rsid w:val="009C3F62"/>
    <w:rsid w:val="009C4544"/>
    <w:rsid w:val="009C4BCB"/>
    <w:rsid w:val="009C51F4"/>
    <w:rsid w:val="009C59D5"/>
    <w:rsid w:val="009C68D0"/>
    <w:rsid w:val="009C6F71"/>
    <w:rsid w:val="009C7212"/>
    <w:rsid w:val="009D1195"/>
    <w:rsid w:val="009D1605"/>
    <w:rsid w:val="009D1846"/>
    <w:rsid w:val="009D2439"/>
    <w:rsid w:val="009D286E"/>
    <w:rsid w:val="009D2C41"/>
    <w:rsid w:val="009D3466"/>
    <w:rsid w:val="009D3676"/>
    <w:rsid w:val="009D3CEA"/>
    <w:rsid w:val="009D3D6D"/>
    <w:rsid w:val="009D3E90"/>
    <w:rsid w:val="009D475B"/>
    <w:rsid w:val="009D494E"/>
    <w:rsid w:val="009D56B0"/>
    <w:rsid w:val="009D685D"/>
    <w:rsid w:val="009D6B65"/>
    <w:rsid w:val="009D746F"/>
    <w:rsid w:val="009D7A64"/>
    <w:rsid w:val="009E0697"/>
    <w:rsid w:val="009E08E7"/>
    <w:rsid w:val="009E0B49"/>
    <w:rsid w:val="009E133D"/>
    <w:rsid w:val="009E1939"/>
    <w:rsid w:val="009E2547"/>
    <w:rsid w:val="009E2867"/>
    <w:rsid w:val="009E3A03"/>
    <w:rsid w:val="009E5602"/>
    <w:rsid w:val="009E5CC6"/>
    <w:rsid w:val="009E6E1A"/>
    <w:rsid w:val="009E7057"/>
    <w:rsid w:val="009E74A4"/>
    <w:rsid w:val="009E772F"/>
    <w:rsid w:val="009E7A3D"/>
    <w:rsid w:val="009F0A23"/>
    <w:rsid w:val="009F0C0B"/>
    <w:rsid w:val="009F19BD"/>
    <w:rsid w:val="009F19D8"/>
    <w:rsid w:val="009F1AE5"/>
    <w:rsid w:val="009F1B20"/>
    <w:rsid w:val="009F20DE"/>
    <w:rsid w:val="009F2105"/>
    <w:rsid w:val="009F2570"/>
    <w:rsid w:val="009F2824"/>
    <w:rsid w:val="009F2F2C"/>
    <w:rsid w:val="009F32B4"/>
    <w:rsid w:val="009F3798"/>
    <w:rsid w:val="009F3C60"/>
    <w:rsid w:val="009F3F12"/>
    <w:rsid w:val="009F40A5"/>
    <w:rsid w:val="009F4954"/>
    <w:rsid w:val="009F4AAB"/>
    <w:rsid w:val="009F591D"/>
    <w:rsid w:val="009F5969"/>
    <w:rsid w:val="009F61EF"/>
    <w:rsid w:val="009F685F"/>
    <w:rsid w:val="009F701A"/>
    <w:rsid w:val="009F748A"/>
    <w:rsid w:val="009F79C7"/>
    <w:rsid w:val="009F7D4D"/>
    <w:rsid w:val="009F7DAC"/>
    <w:rsid w:val="009F7FEB"/>
    <w:rsid w:val="00A00417"/>
    <w:rsid w:val="00A015E1"/>
    <w:rsid w:val="00A0193C"/>
    <w:rsid w:val="00A01F03"/>
    <w:rsid w:val="00A02D4B"/>
    <w:rsid w:val="00A02E90"/>
    <w:rsid w:val="00A02F88"/>
    <w:rsid w:val="00A0342D"/>
    <w:rsid w:val="00A03816"/>
    <w:rsid w:val="00A03D25"/>
    <w:rsid w:val="00A044F7"/>
    <w:rsid w:val="00A0455B"/>
    <w:rsid w:val="00A04721"/>
    <w:rsid w:val="00A06413"/>
    <w:rsid w:val="00A0695F"/>
    <w:rsid w:val="00A06C38"/>
    <w:rsid w:val="00A073C1"/>
    <w:rsid w:val="00A07A98"/>
    <w:rsid w:val="00A102A7"/>
    <w:rsid w:val="00A105D7"/>
    <w:rsid w:val="00A10EF4"/>
    <w:rsid w:val="00A11E67"/>
    <w:rsid w:val="00A1233C"/>
    <w:rsid w:val="00A12488"/>
    <w:rsid w:val="00A12DCB"/>
    <w:rsid w:val="00A145D2"/>
    <w:rsid w:val="00A14811"/>
    <w:rsid w:val="00A14AEB"/>
    <w:rsid w:val="00A14B61"/>
    <w:rsid w:val="00A14F4B"/>
    <w:rsid w:val="00A16323"/>
    <w:rsid w:val="00A16E57"/>
    <w:rsid w:val="00A17145"/>
    <w:rsid w:val="00A200F9"/>
    <w:rsid w:val="00A20124"/>
    <w:rsid w:val="00A2033A"/>
    <w:rsid w:val="00A20642"/>
    <w:rsid w:val="00A20C53"/>
    <w:rsid w:val="00A2121E"/>
    <w:rsid w:val="00A21564"/>
    <w:rsid w:val="00A2173F"/>
    <w:rsid w:val="00A21CDE"/>
    <w:rsid w:val="00A22B54"/>
    <w:rsid w:val="00A24490"/>
    <w:rsid w:val="00A24AE9"/>
    <w:rsid w:val="00A25B93"/>
    <w:rsid w:val="00A25BFE"/>
    <w:rsid w:val="00A268EA"/>
    <w:rsid w:val="00A26AAE"/>
    <w:rsid w:val="00A26BCF"/>
    <w:rsid w:val="00A275C4"/>
    <w:rsid w:val="00A309AC"/>
    <w:rsid w:val="00A30E9D"/>
    <w:rsid w:val="00A32091"/>
    <w:rsid w:val="00A3218C"/>
    <w:rsid w:val="00A3324B"/>
    <w:rsid w:val="00A337B7"/>
    <w:rsid w:val="00A33B89"/>
    <w:rsid w:val="00A33CF6"/>
    <w:rsid w:val="00A34563"/>
    <w:rsid w:val="00A35011"/>
    <w:rsid w:val="00A357DE"/>
    <w:rsid w:val="00A358C9"/>
    <w:rsid w:val="00A35FE4"/>
    <w:rsid w:val="00A36169"/>
    <w:rsid w:val="00A361B3"/>
    <w:rsid w:val="00A405B0"/>
    <w:rsid w:val="00A40A6D"/>
    <w:rsid w:val="00A41F7A"/>
    <w:rsid w:val="00A4278B"/>
    <w:rsid w:val="00A428C4"/>
    <w:rsid w:val="00A42B8B"/>
    <w:rsid w:val="00A42DF0"/>
    <w:rsid w:val="00A43195"/>
    <w:rsid w:val="00A43CAA"/>
    <w:rsid w:val="00A445DA"/>
    <w:rsid w:val="00A44F30"/>
    <w:rsid w:val="00A451A1"/>
    <w:rsid w:val="00A45261"/>
    <w:rsid w:val="00A4566C"/>
    <w:rsid w:val="00A45B66"/>
    <w:rsid w:val="00A46127"/>
    <w:rsid w:val="00A46278"/>
    <w:rsid w:val="00A46DE9"/>
    <w:rsid w:val="00A47EEB"/>
    <w:rsid w:val="00A507B1"/>
    <w:rsid w:val="00A51936"/>
    <w:rsid w:val="00A522AF"/>
    <w:rsid w:val="00A52900"/>
    <w:rsid w:val="00A52CB3"/>
    <w:rsid w:val="00A52CD5"/>
    <w:rsid w:val="00A536A1"/>
    <w:rsid w:val="00A53B89"/>
    <w:rsid w:val="00A53D8B"/>
    <w:rsid w:val="00A53E84"/>
    <w:rsid w:val="00A545DE"/>
    <w:rsid w:val="00A54DA2"/>
    <w:rsid w:val="00A55C32"/>
    <w:rsid w:val="00A55E4D"/>
    <w:rsid w:val="00A55F10"/>
    <w:rsid w:val="00A55FBA"/>
    <w:rsid w:val="00A5612C"/>
    <w:rsid w:val="00A566BB"/>
    <w:rsid w:val="00A574DC"/>
    <w:rsid w:val="00A57B86"/>
    <w:rsid w:val="00A57F2B"/>
    <w:rsid w:val="00A60228"/>
    <w:rsid w:val="00A60D08"/>
    <w:rsid w:val="00A60F21"/>
    <w:rsid w:val="00A61154"/>
    <w:rsid w:val="00A62C63"/>
    <w:rsid w:val="00A62F8B"/>
    <w:rsid w:val="00A63245"/>
    <w:rsid w:val="00A63486"/>
    <w:rsid w:val="00A63C9A"/>
    <w:rsid w:val="00A64C68"/>
    <w:rsid w:val="00A66954"/>
    <w:rsid w:val="00A66BB3"/>
    <w:rsid w:val="00A671D0"/>
    <w:rsid w:val="00A706E3"/>
    <w:rsid w:val="00A70DB5"/>
    <w:rsid w:val="00A714F2"/>
    <w:rsid w:val="00A71B01"/>
    <w:rsid w:val="00A72579"/>
    <w:rsid w:val="00A7280E"/>
    <w:rsid w:val="00A72B55"/>
    <w:rsid w:val="00A74010"/>
    <w:rsid w:val="00A74CFE"/>
    <w:rsid w:val="00A757D8"/>
    <w:rsid w:val="00A759FC"/>
    <w:rsid w:val="00A77F40"/>
    <w:rsid w:val="00A81B0B"/>
    <w:rsid w:val="00A81D5C"/>
    <w:rsid w:val="00A833E6"/>
    <w:rsid w:val="00A83AFF"/>
    <w:rsid w:val="00A84A35"/>
    <w:rsid w:val="00A84CA6"/>
    <w:rsid w:val="00A850DB"/>
    <w:rsid w:val="00A85201"/>
    <w:rsid w:val="00A858AD"/>
    <w:rsid w:val="00A85AFB"/>
    <w:rsid w:val="00A85B18"/>
    <w:rsid w:val="00A85F6F"/>
    <w:rsid w:val="00A8604B"/>
    <w:rsid w:val="00A86384"/>
    <w:rsid w:val="00A8645B"/>
    <w:rsid w:val="00A86A1B"/>
    <w:rsid w:val="00A874EB"/>
    <w:rsid w:val="00A87663"/>
    <w:rsid w:val="00A8774E"/>
    <w:rsid w:val="00A9014A"/>
    <w:rsid w:val="00A90557"/>
    <w:rsid w:val="00A91250"/>
    <w:rsid w:val="00A9160D"/>
    <w:rsid w:val="00A91E58"/>
    <w:rsid w:val="00A91E93"/>
    <w:rsid w:val="00A91FBA"/>
    <w:rsid w:val="00A92B38"/>
    <w:rsid w:val="00A937F2"/>
    <w:rsid w:val="00A93B85"/>
    <w:rsid w:val="00A93D3B"/>
    <w:rsid w:val="00A945F0"/>
    <w:rsid w:val="00A94715"/>
    <w:rsid w:val="00A94802"/>
    <w:rsid w:val="00A95088"/>
    <w:rsid w:val="00A95B7D"/>
    <w:rsid w:val="00A96457"/>
    <w:rsid w:val="00A96BE7"/>
    <w:rsid w:val="00A96F2D"/>
    <w:rsid w:val="00A97069"/>
    <w:rsid w:val="00AA09EB"/>
    <w:rsid w:val="00AA0A12"/>
    <w:rsid w:val="00AA0CD9"/>
    <w:rsid w:val="00AA122B"/>
    <w:rsid w:val="00AA153C"/>
    <w:rsid w:val="00AA1650"/>
    <w:rsid w:val="00AA18DD"/>
    <w:rsid w:val="00AA2A4D"/>
    <w:rsid w:val="00AA3117"/>
    <w:rsid w:val="00AA3181"/>
    <w:rsid w:val="00AA3791"/>
    <w:rsid w:val="00AA37BC"/>
    <w:rsid w:val="00AA41CA"/>
    <w:rsid w:val="00AA4A2A"/>
    <w:rsid w:val="00AA4C38"/>
    <w:rsid w:val="00AA4DE2"/>
    <w:rsid w:val="00AA4ED1"/>
    <w:rsid w:val="00AA5290"/>
    <w:rsid w:val="00AA5A45"/>
    <w:rsid w:val="00AA65A9"/>
    <w:rsid w:val="00AA6780"/>
    <w:rsid w:val="00AA754B"/>
    <w:rsid w:val="00AA7BE3"/>
    <w:rsid w:val="00AA7DA4"/>
    <w:rsid w:val="00AB00DE"/>
    <w:rsid w:val="00AB032C"/>
    <w:rsid w:val="00AB06FB"/>
    <w:rsid w:val="00AB0A46"/>
    <w:rsid w:val="00AB10FB"/>
    <w:rsid w:val="00AB1B3C"/>
    <w:rsid w:val="00AB1C73"/>
    <w:rsid w:val="00AB2A42"/>
    <w:rsid w:val="00AB2CAE"/>
    <w:rsid w:val="00AB40F7"/>
    <w:rsid w:val="00AB41D6"/>
    <w:rsid w:val="00AB4ABD"/>
    <w:rsid w:val="00AB5237"/>
    <w:rsid w:val="00AB57F1"/>
    <w:rsid w:val="00AB5A66"/>
    <w:rsid w:val="00AB6BE5"/>
    <w:rsid w:val="00AB7C72"/>
    <w:rsid w:val="00AC0022"/>
    <w:rsid w:val="00AC06B2"/>
    <w:rsid w:val="00AC24F4"/>
    <w:rsid w:val="00AC2B70"/>
    <w:rsid w:val="00AC2FED"/>
    <w:rsid w:val="00AC3095"/>
    <w:rsid w:val="00AC3CC7"/>
    <w:rsid w:val="00AC465B"/>
    <w:rsid w:val="00AC4C12"/>
    <w:rsid w:val="00AC607C"/>
    <w:rsid w:val="00AC608D"/>
    <w:rsid w:val="00AC6D7D"/>
    <w:rsid w:val="00AC75FD"/>
    <w:rsid w:val="00AC7F2D"/>
    <w:rsid w:val="00AD17D3"/>
    <w:rsid w:val="00AD1DA9"/>
    <w:rsid w:val="00AD2D90"/>
    <w:rsid w:val="00AD2E0A"/>
    <w:rsid w:val="00AD3889"/>
    <w:rsid w:val="00AD3E03"/>
    <w:rsid w:val="00AD40AF"/>
    <w:rsid w:val="00AD4E49"/>
    <w:rsid w:val="00AD5158"/>
    <w:rsid w:val="00AD5E02"/>
    <w:rsid w:val="00AD5E22"/>
    <w:rsid w:val="00AD7699"/>
    <w:rsid w:val="00AE044B"/>
    <w:rsid w:val="00AE084B"/>
    <w:rsid w:val="00AE1551"/>
    <w:rsid w:val="00AE1DDC"/>
    <w:rsid w:val="00AE2787"/>
    <w:rsid w:val="00AE2D5E"/>
    <w:rsid w:val="00AE37F8"/>
    <w:rsid w:val="00AE3E88"/>
    <w:rsid w:val="00AE482C"/>
    <w:rsid w:val="00AE4BFE"/>
    <w:rsid w:val="00AE522E"/>
    <w:rsid w:val="00AE55DD"/>
    <w:rsid w:val="00AE5603"/>
    <w:rsid w:val="00AE5692"/>
    <w:rsid w:val="00AE5763"/>
    <w:rsid w:val="00AE5B9F"/>
    <w:rsid w:val="00AE5D70"/>
    <w:rsid w:val="00AE5F1E"/>
    <w:rsid w:val="00AE638E"/>
    <w:rsid w:val="00AE7167"/>
    <w:rsid w:val="00AF0992"/>
    <w:rsid w:val="00AF09B5"/>
    <w:rsid w:val="00AF1065"/>
    <w:rsid w:val="00AF11B2"/>
    <w:rsid w:val="00AF1722"/>
    <w:rsid w:val="00AF18F8"/>
    <w:rsid w:val="00AF207C"/>
    <w:rsid w:val="00AF229E"/>
    <w:rsid w:val="00AF2A4C"/>
    <w:rsid w:val="00AF2AC8"/>
    <w:rsid w:val="00AF3958"/>
    <w:rsid w:val="00AF63CE"/>
    <w:rsid w:val="00AF6590"/>
    <w:rsid w:val="00AF6FF4"/>
    <w:rsid w:val="00AF7E52"/>
    <w:rsid w:val="00B01302"/>
    <w:rsid w:val="00B0199F"/>
    <w:rsid w:val="00B021AA"/>
    <w:rsid w:val="00B021C6"/>
    <w:rsid w:val="00B027CB"/>
    <w:rsid w:val="00B02EC2"/>
    <w:rsid w:val="00B0330D"/>
    <w:rsid w:val="00B04533"/>
    <w:rsid w:val="00B0511A"/>
    <w:rsid w:val="00B0514A"/>
    <w:rsid w:val="00B05507"/>
    <w:rsid w:val="00B05D2C"/>
    <w:rsid w:val="00B061D4"/>
    <w:rsid w:val="00B06986"/>
    <w:rsid w:val="00B06C1C"/>
    <w:rsid w:val="00B07313"/>
    <w:rsid w:val="00B079D7"/>
    <w:rsid w:val="00B07C75"/>
    <w:rsid w:val="00B07F0D"/>
    <w:rsid w:val="00B10677"/>
    <w:rsid w:val="00B10E10"/>
    <w:rsid w:val="00B1102B"/>
    <w:rsid w:val="00B113AD"/>
    <w:rsid w:val="00B11796"/>
    <w:rsid w:val="00B11B05"/>
    <w:rsid w:val="00B11B4D"/>
    <w:rsid w:val="00B1226B"/>
    <w:rsid w:val="00B12872"/>
    <w:rsid w:val="00B12A69"/>
    <w:rsid w:val="00B12C86"/>
    <w:rsid w:val="00B12F16"/>
    <w:rsid w:val="00B13EEE"/>
    <w:rsid w:val="00B150E4"/>
    <w:rsid w:val="00B153DA"/>
    <w:rsid w:val="00B1545E"/>
    <w:rsid w:val="00B16884"/>
    <w:rsid w:val="00B168ED"/>
    <w:rsid w:val="00B16F83"/>
    <w:rsid w:val="00B170BF"/>
    <w:rsid w:val="00B173F7"/>
    <w:rsid w:val="00B17575"/>
    <w:rsid w:val="00B175B3"/>
    <w:rsid w:val="00B205A1"/>
    <w:rsid w:val="00B2095E"/>
    <w:rsid w:val="00B20DDB"/>
    <w:rsid w:val="00B210A7"/>
    <w:rsid w:val="00B210FB"/>
    <w:rsid w:val="00B215B5"/>
    <w:rsid w:val="00B21B05"/>
    <w:rsid w:val="00B21F6C"/>
    <w:rsid w:val="00B22721"/>
    <w:rsid w:val="00B22900"/>
    <w:rsid w:val="00B22F0B"/>
    <w:rsid w:val="00B23AF3"/>
    <w:rsid w:val="00B245BA"/>
    <w:rsid w:val="00B265B1"/>
    <w:rsid w:val="00B26D9B"/>
    <w:rsid w:val="00B27B03"/>
    <w:rsid w:val="00B304F7"/>
    <w:rsid w:val="00B31967"/>
    <w:rsid w:val="00B32EEB"/>
    <w:rsid w:val="00B33112"/>
    <w:rsid w:val="00B3367A"/>
    <w:rsid w:val="00B33736"/>
    <w:rsid w:val="00B3420E"/>
    <w:rsid w:val="00B3462C"/>
    <w:rsid w:val="00B34749"/>
    <w:rsid w:val="00B34875"/>
    <w:rsid w:val="00B35B6E"/>
    <w:rsid w:val="00B35F23"/>
    <w:rsid w:val="00B35FFA"/>
    <w:rsid w:val="00B36001"/>
    <w:rsid w:val="00B3606A"/>
    <w:rsid w:val="00B374EF"/>
    <w:rsid w:val="00B378A6"/>
    <w:rsid w:val="00B37B63"/>
    <w:rsid w:val="00B37BB0"/>
    <w:rsid w:val="00B40513"/>
    <w:rsid w:val="00B4269B"/>
    <w:rsid w:val="00B426F3"/>
    <w:rsid w:val="00B4287B"/>
    <w:rsid w:val="00B42D37"/>
    <w:rsid w:val="00B43299"/>
    <w:rsid w:val="00B43777"/>
    <w:rsid w:val="00B43FC9"/>
    <w:rsid w:val="00B458A9"/>
    <w:rsid w:val="00B47554"/>
    <w:rsid w:val="00B47E63"/>
    <w:rsid w:val="00B50115"/>
    <w:rsid w:val="00B51611"/>
    <w:rsid w:val="00B51CEB"/>
    <w:rsid w:val="00B520FC"/>
    <w:rsid w:val="00B52357"/>
    <w:rsid w:val="00B52B08"/>
    <w:rsid w:val="00B539CB"/>
    <w:rsid w:val="00B53E1E"/>
    <w:rsid w:val="00B542F0"/>
    <w:rsid w:val="00B5456A"/>
    <w:rsid w:val="00B54D8D"/>
    <w:rsid w:val="00B555BF"/>
    <w:rsid w:val="00B5573C"/>
    <w:rsid w:val="00B558AD"/>
    <w:rsid w:val="00B55B76"/>
    <w:rsid w:val="00B5663E"/>
    <w:rsid w:val="00B57633"/>
    <w:rsid w:val="00B578D0"/>
    <w:rsid w:val="00B57E9C"/>
    <w:rsid w:val="00B600A7"/>
    <w:rsid w:val="00B6146A"/>
    <w:rsid w:val="00B61E07"/>
    <w:rsid w:val="00B622BF"/>
    <w:rsid w:val="00B62E96"/>
    <w:rsid w:val="00B63223"/>
    <w:rsid w:val="00B650A4"/>
    <w:rsid w:val="00B65133"/>
    <w:rsid w:val="00B654AF"/>
    <w:rsid w:val="00B66068"/>
    <w:rsid w:val="00B66E34"/>
    <w:rsid w:val="00B67047"/>
    <w:rsid w:val="00B72039"/>
    <w:rsid w:val="00B724CB"/>
    <w:rsid w:val="00B72514"/>
    <w:rsid w:val="00B74975"/>
    <w:rsid w:val="00B7535B"/>
    <w:rsid w:val="00B7553A"/>
    <w:rsid w:val="00B755F6"/>
    <w:rsid w:val="00B765DF"/>
    <w:rsid w:val="00B768B3"/>
    <w:rsid w:val="00B76BAB"/>
    <w:rsid w:val="00B77770"/>
    <w:rsid w:val="00B808A7"/>
    <w:rsid w:val="00B80AE7"/>
    <w:rsid w:val="00B81749"/>
    <w:rsid w:val="00B8257F"/>
    <w:rsid w:val="00B83956"/>
    <w:rsid w:val="00B8447A"/>
    <w:rsid w:val="00B848B0"/>
    <w:rsid w:val="00B84DAE"/>
    <w:rsid w:val="00B85109"/>
    <w:rsid w:val="00B858EB"/>
    <w:rsid w:val="00B858F7"/>
    <w:rsid w:val="00B85AF0"/>
    <w:rsid w:val="00B8625F"/>
    <w:rsid w:val="00B86B6C"/>
    <w:rsid w:val="00B86DFC"/>
    <w:rsid w:val="00B87D17"/>
    <w:rsid w:val="00B9015B"/>
    <w:rsid w:val="00B9143F"/>
    <w:rsid w:val="00B91C25"/>
    <w:rsid w:val="00B91EB8"/>
    <w:rsid w:val="00B926BA"/>
    <w:rsid w:val="00B92822"/>
    <w:rsid w:val="00B92956"/>
    <w:rsid w:val="00B93095"/>
    <w:rsid w:val="00B932E9"/>
    <w:rsid w:val="00B9488C"/>
    <w:rsid w:val="00B94952"/>
    <w:rsid w:val="00B949D6"/>
    <w:rsid w:val="00B94CC4"/>
    <w:rsid w:val="00B9700B"/>
    <w:rsid w:val="00B9749B"/>
    <w:rsid w:val="00BA0032"/>
    <w:rsid w:val="00BA0924"/>
    <w:rsid w:val="00BA107B"/>
    <w:rsid w:val="00BA1A6A"/>
    <w:rsid w:val="00BA31DE"/>
    <w:rsid w:val="00BA33C2"/>
    <w:rsid w:val="00BA3475"/>
    <w:rsid w:val="00BA3606"/>
    <w:rsid w:val="00BA48F6"/>
    <w:rsid w:val="00BA4C90"/>
    <w:rsid w:val="00BA538D"/>
    <w:rsid w:val="00BA53E3"/>
    <w:rsid w:val="00BA5856"/>
    <w:rsid w:val="00BA6043"/>
    <w:rsid w:val="00BA64AD"/>
    <w:rsid w:val="00BA78F0"/>
    <w:rsid w:val="00BA7F89"/>
    <w:rsid w:val="00BB0973"/>
    <w:rsid w:val="00BB1393"/>
    <w:rsid w:val="00BB1640"/>
    <w:rsid w:val="00BB1B06"/>
    <w:rsid w:val="00BB2DDE"/>
    <w:rsid w:val="00BB2E00"/>
    <w:rsid w:val="00BB3A5F"/>
    <w:rsid w:val="00BB3BDB"/>
    <w:rsid w:val="00BB419A"/>
    <w:rsid w:val="00BB42EA"/>
    <w:rsid w:val="00BB47FD"/>
    <w:rsid w:val="00BB48E8"/>
    <w:rsid w:val="00BB4E1F"/>
    <w:rsid w:val="00BB50EB"/>
    <w:rsid w:val="00BB5132"/>
    <w:rsid w:val="00BB56EF"/>
    <w:rsid w:val="00BB603D"/>
    <w:rsid w:val="00BB6ED0"/>
    <w:rsid w:val="00BB720E"/>
    <w:rsid w:val="00BC0BFD"/>
    <w:rsid w:val="00BC0D53"/>
    <w:rsid w:val="00BC126E"/>
    <w:rsid w:val="00BC1401"/>
    <w:rsid w:val="00BC1A03"/>
    <w:rsid w:val="00BC41AC"/>
    <w:rsid w:val="00BC5CA8"/>
    <w:rsid w:val="00BC60C8"/>
    <w:rsid w:val="00BC6534"/>
    <w:rsid w:val="00BC6CAB"/>
    <w:rsid w:val="00BC6E0B"/>
    <w:rsid w:val="00BC7852"/>
    <w:rsid w:val="00BC7D9B"/>
    <w:rsid w:val="00BD0542"/>
    <w:rsid w:val="00BD08BE"/>
    <w:rsid w:val="00BD0DAB"/>
    <w:rsid w:val="00BD26F1"/>
    <w:rsid w:val="00BD3313"/>
    <w:rsid w:val="00BD3569"/>
    <w:rsid w:val="00BD3A22"/>
    <w:rsid w:val="00BD43A7"/>
    <w:rsid w:val="00BD4440"/>
    <w:rsid w:val="00BD44B7"/>
    <w:rsid w:val="00BD4520"/>
    <w:rsid w:val="00BD50CE"/>
    <w:rsid w:val="00BD5EEF"/>
    <w:rsid w:val="00BD6775"/>
    <w:rsid w:val="00BE09F9"/>
    <w:rsid w:val="00BE1295"/>
    <w:rsid w:val="00BE2A67"/>
    <w:rsid w:val="00BE2A73"/>
    <w:rsid w:val="00BE2CA5"/>
    <w:rsid w:val="00BE3386"/>
    <w:rsid w:val="00BE407A"/>
    <w:rsid w:val="00BE4C7E"/>
    <w:rsid w:val="00BE4CF4"/>
    <w:rsid w:val="00BE66E4"/>
    <w:rsid w:val="00BE6772"/>
    <w:rsid w:val="00BE6AF6"/>
    <w:rsid w:val="00BE6B99"/>
    <w:rsid w:val="00BE6CE5"/>
    <w:rsid w:val="00BF0D4F"/>
    <w:rsid w:val="00BF14DC"/>
    <w:rsid w:val="00BF15E7"/>
    <w:rsid w:val="00BF1613"/>
    <w:rsid w:val="00BF1988"/>
    <w:rsid w:val="00BF1B13"/>
    <w:rsid w:val="00BF1D30"/>
    <w:rsid w:val="00BF24CF"/>
    <w:rsid w:val="00BF2BD6"/>
    <w:rsid w:val="00BF3A39"/>
    <w:rsid w:val="00BF482D"/>
    <w:rsid w:val="00BF5FC4"/>
    <w:rsid w:val="00BF6041"/>
    <w:rsid w:val="00BF6A08"/>
    <w:rsid w:val="00BF6ECE"/>
    <w:rsid w:val="00BF771D"/>
    <w:rsid w:val="00BF7BC9"/>
    <w:rsid w:val="00C0011D"/>
    <w:rsid w:val="00C001E5"/>
    <w:rsid w:val="00C0072C"/>
    <w:rsid w:val="00C025D2"/>
    <w:rsid w:val="00C02F44"/>
    <w:rsid w:val="00C03DE5"/>
    <w:rsid w:val="00C03F7F"/>
    <w:rsid w:val="00C042AC"/>
    <w:rsid w:val="00C0449F"/>
    <w:rsid w:val="00C04D60"/>
    <w:rsid w:val="00C052D7"/>
    <w:rsid w:val="00C05A79"/>
    <w:rsid w:val="00C06000"/>
    <w:rsid w:val="00C06128"/>
    <w:rsid w:val="00C061DF"/>
    <w:rsid w:val="00C06AEC"/>
    <w:rsid w:val="00C07AA1"/>
    <w:rsid w:val="00C07E40"/>
    <w:rsid w:val="00C103BF"/>
    <w:rsid w:val="00C10D3A"/>
    <w:rsid w:val="00C1171F"/>
    <w:rsid w:val="00C11E08"/>
    <w:rsid w:val="00C1253F"/>
    <w:rsid w:val="00C12779"/>
    <w:rsid w:val="00C12D92"/>
    <w:rsid w:val="00C13D33"/>
    <w:rsid w:val="00C14C79"/>
    <w:rsid w:val="00C14EFF"/>
    <w:rsid w:val="00C15228"/>
    <w:rsid w:val="00C15A7A"/>
    <w:rsid w:val="00C162ED"/>
    <w:rsid w:val="00C166A0"/>
    <w:rsid w:val="00C16D61"/>
    <w:rsid w:val="00C17065"/>
    <w:rsid w:val="00C17747"/>
    <w:rsid w:val="00C17846"/>
    <w:rsid w:val="00C201AE"/>
    <w:rsid w:val="00C2123B"/>
    <w:rsid w:val="00C21451"/>
    <w:rsid w:val="00C21861"/>
    <w:rsid w:val="00C21BF7"/>
    <w:rsid w:val="00C222B6"/>
    <w:rsid w:val="00C22325"/>
    <w:rsid w:val="00C22632"/>
    <w:rsid w:val="00C22E61"/>
    <w:rsid w:val="00C237BF"/>
    <w:rsid w:val="00C23ECE"/>
    <w:rsid w:val="00C2514B"/>
    <w:rsid w:val="00C254BB"/>
    <w:rsid w:val="00C26351"/>
    <w:rsid w:val="00C27510"/>
    <w:rsid w:val="00C275E0"/>
    <w:rsid w:val="00C275F4"/>
    <w:rsid w:val="00C2760D"/>
    <w:rsid w:val="00C27D49"/>
    <w:rsid w:val="00C311A8"/>
    <w:rsid w:val="00C31F9B"/>
    <w:rsid w:val="00C32DB8"/>
    <w:rsid w:val="00C33337"/>
    <w:rsid w:val="00C33CA9"/>
    <w:rsid w:val="00C33EE6"/>
    <w:rsid w:val="00C3502F"/>
    <w:rsid w:val="00C35360"/>
    <w:rsid w:val="00C35E56"/>
    <w:rsid w:val="00C35EC6"/>
    <w:rsid w:val="00C3661D"/>
    <w:rsid w:val="00C36B0F"/>
    <w:rsid w:val="00C36EAD"/>
    <w:rsid w:val="00C37366"/>
    <w:rsid w:val="00C4001F"/>
    <w:rsid w:val="00C408CE"/>
    <w:rsid w:val="00C40BD9"/>
    <w:rsid w:val="00C4387B"/>
    <w:rsid w:val="00C43F91"/>
    <w:rsid w:val="00C443BB"/>
    <w:rsid w:val="00C443F1"/>
    <w:rsid w:val="00C45D3C"/>
    <w:rsid w:val="00C46424"/>
    <w:rsid w:val="00C46A11"/>
    <w:rsid w:val="00C500C8"/>
    <w:rsid w:val="00C502ED"/>
    <w:rsid w:val="00C50793"/>
    <w:rsid w:val="00C5094D"/>
    <w:rsid w:val="00C51E61"/>
    <w:rsid w:val="00C5214F"/>
    <w:rsid w:val="00C526F9"/>
    <w:rsid w:val="00C5388E"/>
    <w:rsid w:val="00C5422C"/>
    <w:rsid w:val="00C547E0"/>
    <w:rsid w:val="00C54BFF"/>
    <w:rsid w:val="00C55B30"/>
    <w:rsid w:val="00C55B85"/>
    <w:rsid w:val="00C560BD"/>
    <w:rsid w:val="00C56476"/>
    <w:rsid w:val="00C56903"/>
    <w:rsid w:val="00C56C35"/>
    <w:rsid w:val="00C572B2"/>
    <w:rsid w:val="00C57BE9"/>
    <w:rsid w:val="00C602BE"/>
    <w:rsid w:val="00C6052F"/>
    <w:rsid w:val="00C60A1B"/>
    <w:rsid w:val="00C60C1B"/>
    <w:rsid w:val="00C616A4"/>
    <w:rsid w:val="00C616D0"/>
    <w:rsid w:val="00C61C4B"/>
    <w:rsid w:val="00C63005"/>
    <w:rsid w:val="00C63450"/>
    <w:rsid w:val="00C6357F"/>
    <w:rsid w:val="00C63E77"/>
    <w:rsid w:val="00C6452F"/>
    <w:rsid w:val="00C6478C"/>
    <w:rsid w:val="00C64EB4"/>
    <w:rsid w:val="00C65796"/>
    <w:rsid w:val="00C65B65"/>
    <w:rsid w:val="00C66806"/>
    <w:rsid w:val="00C66B05"/>
    <w:rsid w:val="00C66CB1"/>
    <w:rsid w:val="00C66D2A"/>
    <w:rsid w:val="00C67254"/>
    <w:rsid w:val="00C67994"/>
    <w:rsid w:val="00C70072"/>
    <w:rsid w:val="00C700A0"/>
    <w:rsid w:val="00C7047F"/>
    <w:rsid w:val="00C70567"/>
    <w:rsid w:val="00C705B2"/>
    <w:rsid w:val="00C70755"/>
    <w:rsid w:val="00C71820"/>
    <w:rsid w:val="00C72AA4"/>
    <w:rsid w:val="00C72B08"/>
    <w:rsid w:val="00C732D9"/>
    <w:rsid w:val="00C749A7"/>
    <w:rsid w:val="00C74D45"/>
    <w:rsid w:val="00C75065"/>
    <w:rsid w:val="00C7512F"/>
    <w:rsid w:val="00C76201"/>
    <w:rsid w:val="00C76744"/>
    <w:rsid w:val="00C770FD"/>
    <w:rsid w:val="00C777AB"/>
    <w:rsid w:val="00C77F49"/>
    <w:rsid w:val="00C80224"/>
    <w:rsid w:val="00C804CC"/>
    <w:rsid w:val="00C808C9"/>
    <w:rsid w:val="00C8190F"/>
    <w:rsid w:val="00C81917"/>
    <w:rsid w:val="00C8345C"/>
    <w:rsid w:val="00C8376A"/>
    <w:rsid w:val="00C840AD"/>
    <w:rsid w:val="00C84493"/>
    <w:rsid w:val="00C8480E"/>
    <w:rsid w:val="00C84B5A"/>
    <w:rsid w:val="00C85148"/>
    <w:rsid w:val="00C859B7"/>
    <w:rsid w:val="00C86627"/>
    <w:rsid w:val="00C8662F"/>
    <w:rsid w:val="00C8679C"/>
    <w:rsid w:val="00C87366"/>
    <w:rsid w:val="00C87648"/>
    <w:rsid w:val="00C87A43"/>
    <w:rsid w:val="00C901D1"/>
    <w:rsid w:val="00C90251"/>
    <w:rsid w:val="00C90408"/>
    <w:rsid w:val="00C90BC2"/>
    <w:rsid w:val="00C90F81"/>
    <w:rsid w:val="00C915C3"/>
    <w:rsid w:val="00C915C5"/>
    <w:rsid w:val="00C915E4"/>
    <w:rsid w:val="00C940F4"/>
    <w:rsid w:val="00C94E13"/>
    <w:rsid w:val="00C9523D"/>
    <w:rsid w:val="00C9533E"/>
    <w:rsid w:val="00C96907"/>
    <w:rsid w:val="00C96D76"/>
    <w:rsid w:val="00C97227"/>
    <w:rsid w:val="00C974A2"/>
    <w:rsid w:val="00C9765C"/>
    <w:rsid w:val="00C97661"/>
    <w:rsid w:val="00C97C42"/>
    <w:rsid w:val="00C97D31"/>
    <w:rsid w:val="00CA0300"/>
    <w:rsid w:val="00CA0D30"/>
    <w:rsid w:val="00CA1277"/>
    <w:rsid w:val="00CA1E74"/>
    <w:rsid w:val="00CA231E"/>
    <w:rsid w:val="00CA2B91"/>
    <w:rsid w:val="00CA361B"/>
    <w:rsid w:val="00CA3B0D"/>
    <w:rsid w:val="00CA3FA5"/>
    <w:rsid w:val="00CA42CD"/>
    <w:rsid w:val="00CA42EB"/>
    <w:rsid w:val="00CA5276"/>
    <w:rsid w:val="00CA5FC3"/>
    <w:rsid w:val="00CA683A"/>
    <w:rsid w:val="00CA6842"/>
    <w:rsid w:val="00CA6D26"/>
    <w:rsid w:val="00CA79D6"/>
    <w:rsid w:val="00CB015C"/>
    <w:rsid w:val="00CB0EA1"/>
    <w:rsid w:val="00CB152F"/>
    <w:rsid w:val="00CB195E"/>
    <w:rsid w:val="00CB3A67"/>
    <w:rsid w:val="00CB40D5"/>
    <w:rsid w:val="00CB4150"/>
    <w:rsid w:val="00CB42FB"/>
    <w:rsid w:val="00CB4AAC"/>
    <w:rsid w:val="00CB4C8F"/>
    <w:rsid w:val="00CB75FC"/>
    <w:rsid w:val="00CC0CD0"/>
    <w:rsid w:val="00CC0F3A"/>
    <w:rsid w:val="00CC1814"/>
    <w:rsid w:val="00CC23A9"/>
    <w:rsid w:val="00CC2B30"/>
    <w:rsid w:val="00CC360F"/>
    <w:rsid w:val="00CC36FE"/>
    <w:rsid w:val="00CC3A60"/>
    <w:rsid w:val="00CC432A"/>
    <w:rsid w:val="00CC43F6"/>
    <w:rsid w:val="00CC4D9A"/>
    <w:rsid w:val="00CC52E8"/>
    <w:rsid w:val="00CC577A"/>
    <w:rsid w:val="00CC57C4"/>
    <w:rsid w:val="00CC60DF"/>
    <w:rsid w:val="00CC66D3"/>
    <w:rsid w:val="00CC685F"/>
    <w:rsid w:val="00CC6EA5"/>
    <w:rsid w:val="00CC700E"/>
    <w:rsid w:val="00CC714F"/>
    <w:rsid w:val="00CC7AC6"/>
    <w:rsid w:val="00CD02DB"/>
    <w:rsid w:val="00CD067D"/>
    <w:rsid w:val="00CD0C61"/>
    <w:rsid w:val="00CD125D"/>
    <w:rsid w:val="00CD1B9A"/>
    <w:rsid w:val="00CD2A15"/>
    <w:rsid w:val="00CD2AC3"/>
    <w:rsid w:val="00CD2C21"/>
    <w:rsid w:val="00CD2D9E"/>
    <w:rsid w:val="00CD3051"/>
    <w:rsid w:val="00CD351E"/>
    <w:rsid w:val="00CD454D"/>
    <w:rsid w:val="00CD45B1"/>
    <w:rsid w:val="00CD4E68"/>
    <w:rsid w:val="00CD53B7"/>
    <w:rsid w:val="00CD5D21"/>
    <w:rsid w:val="00CD6511"/>
    <w:rsid w:val="00CD6B49"/>
    <w:rsid w:val="00CD75AD"/>
    <w:rsid w:val="00CE04C8"/>
    <w:rsid w:val="00CE1972"/>
    <w:rsid w:val="00CE1F05"/>
    <w:rsid w:val="00CE3750"/>
    <w:rsid w:val="00CE380E"/>
    <w:rsid w:val="00CE3A00"/>
    <w:rsid w:val="00CE3A09"/>
    <w:rsid w:val="00CE3E0C"/>
    <w:rsid w:val="00CE3EFD"/>
    <w:rsid w:val="00CE49E6"/>
    <w:rsid w:val="00CE4A91"/>
    <w:rsid w:val="00CE4CC9"/>
    <w:rsid w:val="00CE5005"/>
    <w:rsid w:val="00CE5622"/>
    <w:rsid w:val="00CE5705"/>
    <w:rsid w:val="00CE5765"/>
    <w:rsid w:val="00CE5A0B"/>
    <w:rsid w:val="00CE60ED"/>
    <w:rsid w:val="00CE686F"/>
    <w:rsid w:val="00CE69AF"/>
    <w:rsid w:val="00CE741D"/>
    <w:rsid w:val="00CE763C"/>
    <w:rsid w:val="00CF00C7"/>
    <w:rsid w:val="00CF0A82"/>
    <w:rsid w:val="00CF0F86"/>
    <w:rsid w:val="00CF1F46"/>
    <w:rsid w:val="00CF2D9C"/>
    <w:rsid w:val="00CF2F67"/>
    <w:rsid w:val="00CF305A"/>
    <w:rsid w:val="00CF3C08"/>
    <w:rsid w:val="00CF3DFB"/>
    <w:rsid w:val="00CF4BB2"/>
    <w:rsid w:val="00CF5050"/>
    <w:rsid w:val="00CF529E"/>
    <w:rsid w:val="00CF699C"/>
    <w:rsid w:val="00CF74A8"/>
    <w:rsid w:val="00CF7559"/>
    <w:rsid w:val="00D0044C"/>
    <w:rsid w:val="00D01149"/>
    <w:rsid w:val="00D01293"/>
    <w:rsid w:val="00D01DDE"/>
    <w:rsid w:val="00D021C6"/>
    <w:rsid w:val="00D0227D"/>
    <w:rsid w:val="00D02CF7"/>
    <w:rsid w:val="00D03592"/>
    <w:rsid w:val="00D03B85"/>
    <w:rsid w:val="00D050ED"/>
    <w:rsid w:val="00D06525"/>
    <w:rsid w:val="00D06660"/>
    <w:rsid w:val="00D06DFD"/>
    <w:rsid w:val="00D10B51"/>
    <w:rsid w:val="00D11BC6"/>
    <w:rsid w:val="00D1297E"/>
    <w:rsid w:val="00D13342"/>
    <w:rsid w:val="00D13766"/>
    <w:rsid w:val="00D147E3"/>
    <w:rsid w:val="00D155B9"/>
    <w:rsid w:val="00D15723"/>
    <w:rsid w:val="00D15A91"/>
    <w:rsid w:val="00D16195"/>
    <w:rsid w:val="00D1667A"/>
    <w:rsid w:val="00D166FE"/>
    <w:rsid w:val="00D17EFA"/>
    <w:rsid w:val="00D20097"/>
    <w:rsid w:val="00D200D8"/>
    <w:rsid w:val="00D20294"/>
    <w:rsid w:val="00D205B4"/>
    <w:rsid w:val="00D20955"/>
    <w:rsid w:val="00D21037"/>
    <w:rsid w:val="00D21978"/>
    <w:rsid w:val="00D23291"/>
    <w:rsid w:val="00D234B0"/>
    <w:rsid w:val="00D23C96"/>
    <w:rsid w:val="00D23EAC"/>
    <w:rsid w:val="00D24020"/>
    <w:rsid w:val="00D244D9"/>
    <w:rsid w:val="00D24B0E"/>
    <w:rsid w:val="00D24D07"/>
    <w:rsid w:val="00D24F4F"/>
    <w:rsid w:val="00D25516"/>
    <w:rsid w:val="00D25DD9"/>
    <w:rsid w:val="00D2662D"/>
    <w:rsid w:val="00D267BA"/>
    <w:rsid w:val="00D26B31"/>
    <w:rsid w:val="00D27135"/>
    <w:rsid w:val="00D27164"/>
    <w:rsid w:val="00D27786"/>
    <w:rsid w:val="00D3006C"/>
    <w:rsid w:val="00D30614"/>
    <w:rsid w:val="00D30D5A"/>
    <w:rsid w:val="00D30D75"/>
    <w:rsid w:val="00D3190B"/>
    <w:rsid w:val="00D31A02"/>
    <w:rsid w:val="00D32568"/>
    <w:rsid w:val="00D32A6E"/>
    <w:rsid w:val="00D32C36"/>
    <w:rsid w:val="00D32F4F"/>
    <w:rsid w:val="00D33B69"/>
    <w:rsid w:val="00D33BAD"/>
    <w:rsid w:val="00D33FCF"/>
    <w:rsid w:val="00D357EC"/>
    <w:rsid w:val="00D36408"/>
    <w:rsid w:val="00D371FE"/>
    <w:rsid w:val="00D3737A"/>
    <w:rsid w:val="00D37532"/>
    <w:rsid w:val="00D37973"/>
    <w:rsid w:val="00D4022A"/>
    <w:rsid w:val="00D40989"/>
    <w:rsid w:val="00D409B3"/>
    <w:rsid w:val="00D410A6"/>
    <w:rsid w:val="00D414C3"/>
    <w:rsid w:val="00D41BC3"/>
    <w:rsid w:val="00D42050"/>
    <w:rsid w:val="00D425DF"/>
    <w:rsid w:val="00D426DF"/>
    <w:rsid w:val="00D42842"/>
    <w:rsid w:val="00D42C6D"/>
    <w:rsid w:val="00D43747"/>
    <w:rsid w:val="00D43BF5"/>
    <w:rsid w:val="00D441A5"/>
    <w:rsid w:val="00D44B0C"/>
    <w:rsid w:val="00D45B8C"/>
    <w:rsid w:val="00D471B1"/>
    <w:rsid w:val="00D47800"/>
    <w:rsid w:val="00D47FE9"/>
    <w:rsid w:val="00D5056C"/>
    <w:rsid w:val="00D50CA7"/>
    <w:rsid w:val="00D512C8"/>
    <w:rsid w:val="00D51C33"/>
    <w:rsid w:val="00D51C78"/>
    <w:rsid w:val="00D5209D"/>
    <w:rsid w:val="00D52232"/>
    <w:rsid w:val="00D527CF"/>
    <w:rsid w:val="00D5367D"/>
    <w:rsid w:val="00D5392C"/>
    <w:rsid w:val="00D53F81"/>
    <w:rsid w:val="00D540BD"/>
    <w:rsid w:val="00D54308"/>
    <w:rsid w:val="00D54AB1"/>
    <w:rsid w:val="00D54CDD"/>
    <w:rsid w:val="00D54F64"/>
    <w:rsid w:val="00D55BF2"/>
    <w:rsid w:val="00D562D2"/>
    <w:rsid w:val="00D5693A"/>
    <w:rsid w:val="00D5694C"/>
    <w:rsid w:val="00D56F6C"/>
    <w:rsid w:val="00D57441"/>
    <w:rsid w:val="00D57D22"/>
    <w:rsid w:val="00D6212C"/>
    <w:rsid w:val="00D63CDE"/>
    <w:rsid w:val="00D6480F"/>
    <w:rsid w:val="00D64D02"/>
    <w:rsid w:val="00D65A7D"/>
    <w:rsid w:val="00D66BCD"/>
    <w:rsid w:val="00D66F30"/>
    <w:rsid w:val="00D71608"/>
    <w:rsid w:val="00D724BF"/>
    <w:rsid w:val="00D72C80"/>
    <w:rsid w:val="00D741E7"/>
    <w:rsid w:val="00D74383"/>
    <w:rsid w:val="00D747C6"/>
    <w:rsid w:val="00D7507A"/>
    <w:rsid w:val="00D7614C"/>
    <w:rsid w:val="00D7676B"/>
    <w:rsid w:val="00D768E1"/>
    <w:rsid w:val="00D773A1"/>
    <w:rsid w:val="00D812F0"/>
    <w:rsid w:val="00D831D3"/>
    <w:rsid w:val="00D841EA"/>
    <w:rsid w:val="00D843CC"/>
    <w:rsid w:val="00D8446A"/>
    <w:rsid w:val="00D84731"/>
    <w:rsid w:val="00D8531F"/>
    <w:rsid w:val="00D85BCA"/>
    <w:rsid w:val="00D86784"/>
    <w:rsid w:val="00D869BE"/>
    <w:rsid w:val="00D902CF"/>
    <w:rsid w:val="00D904A2"/>
    <w:rsid w:val="00D906B5"/>
    <w:rsid w:val="00D90840"/>
    <w:rsid w:val="00D9116A"/>
    <w:rsid w:val="00D91241"/>
    <w:rsid w:val="00D91B02"/>
    <w:rsid w:val="00D9241E"/>
    <w:rsid w:val="00D924C3"/>
    <w:rsid w:val="00D92B4F"/>
    <w:rsid w:val="00D92D98"/>
    <w:rsid w:val="00D930EF"/>
    <w:rsid w:val="00D9491A"/>
    <w:rsid w:val="00D95111"/>
    <w:rsid w:val="00D95542"/>
    <w:rsid w:val="00D9584F"/>
    <w:rsid w:val="00D95AEF"/>
    <w:rsid w:val="00D95DDD"/>
    <w:rsid w:val="00D96F29"/>
    <w:rsid w:val="00DA0B57"/>
    <w:rsid w:val="00DA104E"/>
    <w:rsid w:val="00DA1408"/>
    <w:rsid w:val="00DA1699"/>
    <w:rsid w:val="00DA2A8F"/>
    <w:rsid w:val="00DA3D49"/>
    <w:rsid w:val="00DA42ED"/>
    <w:rsid w:val="00DA474B"/>
    <w:rsid w:val="00DA4C06"/>
    <w:rsid w:val="00DA5F5F"/>
    <w:rsid w:val="00DA6219"/>
    <w:rsid w:val="00DA6D46"/>
    <w:rsid w:val="00DA6DCA"/>
    <w:rsid w:val="00DA6F92"/>
    <w:rsid w:val="00DA6FA9"/>
    <w:rsid w:val="00DA71F9"/>
    <w:rsid w:val="00DA7571"/>
    <w:rsid w:val="00DA76D4"/>
    <w:rsid w:val="00DA7706"/>
    <w:rsid w:val="00DA7FDD"/>
    <w:rsid w:val="00DB05AE"/>
    <w:rsid w:val="00DB0638"/>
    <w:rsid w:val="00DB189A"/>
    <w:rsid w:val="00DB27A6"/>
    <w:rsid w:val="00DB2A09"/>
    <w:rsid w:val="00DB340D"/>
    <w:rsid w:val="00DB433D"/>
    <w:rsid w:val="00DB4363"/>
    <w:rsid w:val="00DB5095"/>
    <w:rsid w:val="00DB57C1"/>
    <w:rsid w:val="00DB5838"/>
    <w:rsid w:val="00DB6323"/>
    <w:rsid w:val="00DB68FE"/>
    <w:rsid w:val="00DB7696"/>
    <w:rsid w:val="00DB7863"/>
    <w:rsid w:val="00DC042E"/>
    <w:rsid w:val="00DC09F6"/>
    <w:rsid w:val="00DC0B69"/>
    <w:rsid w:val="00DC1202"/>
    <w:rsid w:val="00DC1AF8"/>
    <w:rsid w:val="00DC1BA8"/>
    <w:rsid w:val="00DC3259"/>
    <w:rsid w:val="00DC32E9"/>
    <w:rsid w:val="00DC3329"/>
    <w:rsid w:val="00DC381F"/>
    <w:rsid w:val="00DC3BCA"/>
    <w:rsid w:val="00DC3F87"/>
    <w:rsid w:val="00DC4578"/>
    <w:rsid w:val="00DC481F"/>
    <w:rsid w:val="00DC6440"/>
    <w:rsid w:val="00DC6D4E"/>
    <w:rsid w:val="00DC752B"/>
    <w:rsid w:val="00DC7D3E"/>
    <w:rsid w:val="00DC7DBF"/>
    <w:rsid w:val="00DC7E40"/>
    <w:rsid w:val="00DD045C"/>
    <w:rsid w:val="00DD08B7"/>
    <w:rsid w:val="00DD0D96"/>
    <w:rsid w:val="00DD1073"/>
    <w:rsid w:val="00DD1D5C"/>
    <w:rsid w:val="00DD2C28"/>
    <w:rsid w:val="00DD352B"/>
    <w:rsid w:val="00DD4948"/>
    <w:rsid w:val="00DD517A"/>
    <w:rsid w:val="00DD685A"/>
    <w:rsid w:val="00DD7552"/>
    <w:rsid w:val="00DE06A2"/>
    <w:rsid w:val="00DE09B9"/>
    <w:rsid w:val="00DE128D"/>
    <w:rsid w:val="00DE13C1"/>
    <w:rsid w:val="00DE1DCC"/>
    <w:rsid w:val="00DE249C"/>
    <w:rsid w:val="00DE300A"/>
    <w:rsid w:val="00DE3287"/>
    <w:rsid w:val="00DE38DD"/>
    <w:rsid w:val="00DE41E6"/>
    <w:rsid w:val="00DE470F"/>
    <w:rsid w:val="00DE4736"/>
    <w:rsid w:val="00DE4B2D"/>
    <w:rsid w:val="00DE4D10"/>
    <w:rsid w:val="00DE5F53"/>
    <w:rsid w:val="00DE60B1"/>
    <w:rsid w:val="00DE680A"/>
    <w:rsid w:val="00DE6FC2"/>
    <w:rsid w:val="00DE7209"/>
    <w:rsid w:val="00DE76C6"/>
    <w:rsid w:val="00DE7E11"/>
    <w:rsid w:val="00DE7E81"/>
    <w:rsid w:val="00DF002C"/>
    <w:rsid w:val="00DF02B0"/>
    <w:rsid w:val="00DF0891"/>
    <w:rsid w:val="00DF17F3"/>
    <w:rsid w:val="00DF3241"/>
    <w:rsid w:val="00DF334B"/>
    <w:rsid w:val="00DF38BD"/>
    <w:rsid w:val="00DF39B2"/>
    <w:rsid w:val="00DF455B"/>
    <w:rsid w:val="00DF498C"/>
    <w:rsid w:val="00DF4BEA"/>
    <w:rsid w:val="00DF506B"/>
    <w:rsid w:val="00DF5362"/>
    <w:rsid w:val="00DF5922"/>
    <w:rsid w:val="00DF5ABF"/>
    <w:rsid w:val="00DF5E15"/>
    <w:rsid w:val="00DF6020"/>
    <w:rsid w:val="00DF6913"/>
    <w:rsid w:val="00DF7467"/>
    <w:rsid w:val="00E0006E"/>
    <w:rsid w:val="00E00183"/>
    <w:rsid w:val="00E005C8"/>
    <w:rsid w:val="00E00B07"/>
    <w:rsid w:val="00E00FE9"/>
    <w:rsid w:val="00E012C8"/>
    <w:rsid w:val="00E017F3"/>
    <w:rsid w:val="00E019D7"/>
    <w:rsid w:val="00E024F5"/>
    <w:rsid w:val="00E03801"/>
    <w:rsid w:val="00E03FF2"/>
    <w:rsid w:val="00E04185"/>
    <w:rsid w:val="00E05088"/>
    <w:rsid w:val="00E051D5"/>
    <w:rsid w:val="00E05893"/>
    <w:rsid w:val="00E05FCD"/>
    <w:rsid w:val="00E0664B"/>
    <w:rsid w:val="00E06787"/>
    <w:rsid w:val="00E07133"/>
    <w:rsid w:val="00E07F1C"/>
    <w:rsid w:val="00E10841"/>
    <w:rsid w:val="00E1170F"/>
    <w:rsid w:val="00E11F83"/>
    <w:rsid w:val="00E120FD"/>
    <w:rsid w:val="00E12B51"/>
    <w:rsid w:val="00E13127"/>
    <w:rsid w:val="00E135F2"/>
    <w:rsid w:val="00E1378F"/>
    <w:rsid w:val="00E140CE"/>
    <w:rsid w:val="00E14329"/>
    <w:rsid w:val="00E14EEE"/>
    <w:rsid w:val="00E155CD"/>
    <w:rsid w:val="00E15920"/>
    <w:rsid w:val="00E15FF5"/>
    <w:rsid w:val="00E1614D"/>
    <w:rsid w:val="00E163B3"/>
    <w:rsid w:val="00E163FA"/>
    <w:rsid w:val="00E16D07"/>
    <w:rsid w:val="00E174F5"/>
    <w:rsid w:val="00E176FA"/>
    <w:rsid w:val="00E1792A"/>
    <w:rsid w:val="00E200AE"/>
    <w:rsid w:val="00E20BD8"/>
    <w:rsid w:val="00E20CF2"/>
    <w:rsid w:val="00E21298"/>
    <w:rsid w:val="00E215EC"/>
    <w:rsid w:val="00E2200D"/>
    <w:rsid w:val="00E2244A"/>
    <w:rsid w:val="00E22F18"/>
    <w:rsid w:val="00E230F1"/>
    <w:rsid w:val="00E232F9"/>
    <w:rsid w:val="00E24E83"/>
    <w:rsid w:val="00E25A88"/>
    <w:rsid w:val="00E263D3"/>
    <w:rsid w:val="00E2644E"/>
    <w:rsid w:val="00E270DB"/>
    <w:rsid w:val="00E272E5"/>
    <w:rsid w:val="00E2739F"/>
    <w:rsid w:val="00E276FD"/>
    <w:rsid w:val="00E277A9"/>
    <w:rsid w:val="00E2786A"/>
    <w:rsid w:val="00E27EF4"/>
    <w:rsid w:val="00E30334"/>
    <w:rsid w:val="00E305F9"/>
    <w:rsid w:val="00E30B34"/>
    <w:rsid w:val="00E30B8F"/>
    <w:rsid w:val="00E31245"/>
    <w:rsid w:val="00E3148A"/>
    <w:rsid w:val="00E3153B"/>
    <w:rsid w:val="00E31D26"/>
    <w:rsid w:val="00E33C11"/>
    <w:rsid w:val="00E346E3"/>
    <w:rsid w:val="00E3492B"/>
    <w:rsid w:val="00E3574A"/>
    <w:rsid w:val="00E35905"/>
    <w:rsid w:val="00E35BB5"/>
    <w:rsid w:val="00E3745F"/>
    <w:rsid w:val="00E374A5"/>
    <w:rsid w:val="00E3776D"/>
    <w:rsid w:val="00E379CB"/>
    <w:rsid w:val="00E37B5F"/>
    <w:rsid w:val="00E37EA4"/>
    <w:rsid w:val="00E40407"/>
    <w:rsid w:val="00E411D8"/>
    <w:rsid w:val="00E41304"/>
    <w:rsid w:val="00E41969"/>
    <w:rsid w:val="00E41C2C"/>
    <w:rsid w:val="00E42152"/>
    <w:rsid w:val="00E4222D"/>
    <w:rsid w:val="00E4305A"/>
    <w:rsid w:val="00E43228"/>
    <w:rsid w:val="00E44110"/>
    <w:rsid w:val="00E444CE"/>
    <w:rsid w:val="00E453D0"/>
    <w:rsid w:val="00E45C22"/>
    <w:rsid w:val="00E45F3B"/>
    <w:rsid w:val="00E46009"/>
    <w:rsid w:val="00E46233"/>
    <w:rsid w:val="00E46A69"/>
    <w:rsid w:val="00E46DD0"/>
    <w:rsid w:val="00E50820"/>
    <w:rsid w:val="00E5187A"/>
    <w:rsid w:val="00E51FCA"/>
    <w:rsid w:val="00E51FD8"/>
    <w:rsid w:val="00E5214B"/>
    <w:rsid w:val="00E53DCA"/>
    <w:rsid w:val="00E5405E"/>
    <w:rsid w:val="00E5467E"/>
    <w:rsid w:val="00E54F89"/>
    <w:rsid w:val="00E54FB3"/>
    <w:rsid w:val="00E56339"/>
    <w:rsid w:val="00E57E2B"/>
    <w:rsid w:val="00E6017A"/>
    <w:rsid w:val="00E60214"/>
    <w:rsid w:val="00E6095F"/>
    <w:rsid w:val="00E60AEB"/>
    <w:rsid w:val="00E60DCD"/>
    <w:rsid w:val="00E6119C"/>
    <w:rsid w:val="00E6139E"/>
    <w:rsid w:val="00E6141F"/>
    <w:rsid w:val="00E6163D"/>
    <w:rsid w:val="00E62A50"/>
    <w:rsid w:val="00E63078"/>
    <w:rsid w:val="00E63B99"/>
    <w:rsid w:val="00E63C15"/>
    <w:rsid w:val="00E63C70"/>
    <w:rsid w:val="00E6431C"/>
    <w:rsid w:val="00E643E7"/>
    <w:rsid w:val="00E64B72"/>
    <w:rsid w:val="00E64CA2"/>
    <w:rsid w:val="00E6520E"/>
    <w:rsid w:val="00E65578"/>
    <w:rsid w:val="00E659AE"/>
    <w:rsid w:val="00E65D1B"/>
    <w:rsid w:val="00E663FD"/>
    <w:rsid w:val="00E66400"/>
    <w:rsid w:val="00E66884"/>
    <w:rsid w:val="00E66FD4"/>
    <w:rsid w:val="00E67A5D"/>
    <w:rsid w:val="00E67DAE"/>
    <w:rsid w:val="00E70490"/>
    <w:rsid w:val="00E71261"/>
    <w:rsid w:val="00E720E8"/>
    <w:rsid w:val="00E721A4"/>
    <w:rsid w:val="00E72470"/>
    <w:rsid w:val="00E72BE6"/>
    <w:rsid w:val="00E72DCE"/>
    <w:rsid w:val="00E7332A"/>
    <w:rsid w:val="00E7364E"/>
    <w:rsid w:val="00E7434A"/>
    <w:rsid w:val="00E7505E"/>
    <w:rsid w:val="00E75DFE"/>
    <w:rsid w:val="00E75FBE"/>
    <w:rsid w:val="00E768F4"/>
    <w:rsid w:val="00E7690F"/>
    <w:rsid w:val="00E770FF"/>
    <w:rsid w:val="00E77778"/>
    <w:rsid w:val="00E77A4C"/>
    <w:rsid w:val="00E80207"/>
    <w:rsid w:val="00E8069D"/>
    <w:rsid w:val="00E80AC1"/>
    <w:rsid w:val="00E81CDD"/>
    <w:rsid w:val="00E81D2E"/>
    <w:rsid w:val="00E82114"/>
    <w:rsid w:val="00E821E9"/>
    <w:rsid w:val="00E82C37"/>
    <w:rsid w:val="00E82D31"/>
    <w:rsid w:val="00E82D91"/>
    <w:rsid w:val="00E83D9A"/>
    <w:rsid w:val="00E84026"/>
    <w:rsid w:val="00E859BA"/>
    <w:rsid w:val="00E85CA9"/>
    <w:rsid w:val="00E860D5"/>
    <w:rsid w:val="00E865DA"/>
    <w:rsid w:val="00E86D49"/>
    <w:rsid w:val="00E86E85"/>
    <w:rsid w:val="00E8721F"/>
    <w:rsid w:val="00E87719"/>
    <w:rsid w:val="00E8779E"/>
    <w:rsid w:val="00E90FDD"/>
    <w:rsid w:val="00E91F00"/>
    <w:rsid w:val="00E92486"/>
    <w:rsid w:val="00E92FE0"/>
    <w:rsid w:val="00E93093"/>
    <w:rsid w:val="00E93257"/>
    <w:rsid w:val="00E9404B"/>
    <w:rsid w:val="00E944A0"/>
    <w:rsid w:val="00E9473C"/>
    <w:rsid w:val="00E94826"/>
    <w:rsid w:val="00E9482B"/>
    <w:rsid w:val="00E95851"/>
    <w:rsid w:val="00E95A5D"/>
    <w:rsid w:val="00E95C54"/>
    <w:rsid w:val="00E960A0"/>
    <w:rsid w:val="00E96D5F"/>
    <w:rsid w:val="00E97568"/>
    <w:rsid w:val="00EA0F32"/>
    <w:rsid w:val="00EA0F4F"/>
    <w:rsid w:val="00EA171E"/>
    <w:rsid w:val="00EA188E"/>
    <w:rsid w:val="00EA1FF0"/>
    <w:rsid w:val="00EA2DDC"/>
    <w:rsid w:val="00EA3DB2"/>
    <w:rsid w:val="00EA50C7"/>
    <w:rsid w:val="00EA55A6"/>
    <w:rsid w:val="00EA5B8C"/>
    <w:rsid w:val="00EA63B7"/>
    <w:rsid w:val="00EA6431"/>
    <w:rsid w:val="00EA7375"/>
    <w:rsid w:val="00EB0349"/>
    <w:rsid w:val="00EB115C"/>
    <w:rsid w:val="00EB223E"/>
    <w:rsid w:val="00EB396B"/>
    <w:rsid w:val="00EB3ECA"/>
    <w:rsid w:val="00EB4377"/>
    <w:rsid w:val="00EB4441"/>
    <w:rsid w:val="00EB4F03"/>
    <w:rsid w:val="00EB5479"/>
    <w:rsid w:val="00EB5D86"/>
    <w:rsid w:val="00EB5E82"/>
    <w:rsid w:val="00EB63B9"/>
    <w:rsid w:val="00EB6598"/>
    <w:rsid w:val="00EB65FB"/>
    <w:rsid w:val="00EB6E4A"/>
    <w:rsid w:val="00EB73DF"/>
    <w:rsid w:val="00EB7F22"/>
    <w:rsid w:val="00EC0427"/>
    <w:rsid w:val="00EC063A"/>
    <w:rsid w:val="00EC09A6"/>
    <w:rsid w:val="00EC0C36"/>
    <w:rsid w:val="00EC154D"/>
    <w:rsid w:val="00EC2F22"/>
    <w:rsid w:val="00EC3448"/>
    <w:rsid w:val="00EC3E13"/>
    <w:rsid w:val="00EC3F48"/>
    <w:rsid w:val="00EC4DD0"/>
    <w:rsid w:val="00EC6614"/>
    <w:rsid w:val="00EC691C"/>
    <w:rsid w:val="00EC726F"/>
    <w:rsid w:val="00EC75E1"/>
    <w:rsid w:val="00ED01B1"/>
    <w:rsid w:val="00ED0C10"/>
    <w:rsid w:val="00ED0D85"/>
    <w:rsid w:val="00ED0E46"/>
    <w:rsid w:val="00ED1F7E"/>
    <w:rsid w:val="00ED2EBA"/>
    <w:rsid w:val="00ED33FC"/>
    <w:rsid w:val="00ED3F7B"/>
    <w:rsid w:val="00ED4075"/>
    <w:rsid w:val="00ED5AF2"/>
    <w:rsid w:val="00ED5C65"/>
    <w:rsid w:val="00ED5F37"/>
    <w:rsid w:val="00ED64E1"/>
    <w:rsid w:val="00ED668D"/>
    <w:rsid w:val="00ED7D19"/>
    <w:rsid w:val="00EE02BB"/>
    <w:rsid w:val="00EE0965"/>
    <w:rsid w:val="00EE0A91"/>
    <w:rsid w:val="00EE10BA"/>
    <w:rsid w:val="00EE1647"/>
    <w:rsid w:val="00EE1A20"/>
    <w:rsid w:val="00EE1ECD"/>
    <w:rsid w:val="00EE23F9"/>
    <w:rsid w:val="00EE2A4F"/>
    <w:rsid w:val="00EE33A0"/>
    <w:rsid w:val="00EE352B"/>
    <w:rsid w:val="00EE3B7D"/>
    <w:rsid w:val="00EE3DA6"/>
    <w:rsid w:val="00EE697E"/>
    <w:rsid w:val="00EE6B21"/>
    <w:rsid w:val="00EE6DA4"/>
    <w:rsid w:val="00EE705E"/>
    <w:rsid w:val="00EE722F"/>
    <w:rsid w:val="00EE7315"/>
    <w:rsid w:val="00EF02DF"/>
    <w:rsid w:val="00EF04F2"/>
    <w:rsid w:val="00EF0B6E"/>
    <w:rsid w:val="00EF0DDD"/>
    <w:rsid w:val="00EF22C0"/>
    <w:rsid w:val="00EF287F"/>
    <w:rsid w:val="00EF2E5D"/>
    <w:rsid w:val="00EF4857"/>
    <w:rsid w:val="00EF49BE"/>
    <w:rsid w:val="00EF4F4E"/>
    <w:rsid w:val="00EF507B"/>
    <w:rsid w:val="00EF514C"/>
    <w:rsid w:val="00EF5497"/>
    <w:rsid w:val="00EF5B8C"/>
    <w:rsid w:val="00EF6F35"/>
    <w:rsid w:val="00EF7EB0"/>
    <w:rsid w:val="00F001B0"/>
    <w:rsid w:val="00F0099A"/>
    <w:rsid w:val="00F00F0C"/>
    <w:rsid w:val="00F0246A"/>
    <w:rsid w:val="00F02833"/>
    <w:rsid w:val="00F02A0C"/>
    <w:rsid w:val="00F02D29"/>
    <w:rsid w:val="00F03461"/>
    <w:rsid w:val="00F03D82"/>
    <w:rsid w:val="00F05B54"/>
    <w:rsid w:val="00F06377"/>
    <w:rsid w:val="00F07286"/>
    <w:rsid w:val="00F07C8A"/>
    <w:rsid w:val="00F07FB5"/>
    <w:rsid w:val="00F11478"/>
    <w:rsid w:val="00F115CA"/>
    <w:rsid w:val="00F118E7"/>
    <w:rsid w:val="00F12D27"/>
    <w:rsid w:val="00F12FD3"/>
    <w:rsid w:val="00F1358B"/>
    <w:rsid w:val="00F13A17"/>
    <w:rsid w:val="00F1452E"/>
    <w:rsid w:val="00F1487B"/>
    <w:rsid w:val="00F156BD"/>
    <w:rsid w:val="00F156D5"/>
    <w:rsid w:val="00F15CF8"/>
    <w:rsid w:val="00F15E16"/>
    <w:rsid w:val="00F15FC1"/>
    <w:rsid w:val="00F167D7"/>
    <w:rsid w:val="00F16A78"/>
    <w:rsid w:val="00F16D31"/>
    <w:rsid w:val="00F17887"/>
    <w:rsid w:val="00F20C92"/>
    <w:rsid w:val="00F2175C"/>
    <w:rsid w:val="00F21D7E"/>
    <w:rsid w:val="00F21F83"/>
    <w:rsid w:val="00F22357"/>
    <w:rsid w:val="00F224C0"/>
    <w:rsid w:val="00F22576"/>
    <w:rsid w:val="00F22BE3"/>
    <w:rsid w:val="00F231A5"/>
    <w:rsid w:val="00F23386"/>
    <w:rsid w:val="00F234B7"/>
    <w:rsid w:val="00F2445E"/>
    <w:rsid w:val="00F24525"/>
    <w:rsid w:val="00F2474F"/>
    <w:rsid w:val="00F252EF"/>
    <w:rsid w:val="00F25CE3"/>
    <w:rsid w:val="00F261E1"/>
    <w:rsid w:val="00F266FC"/>
    <w:rsid w:val="00F26E21"/>
    <w:rsid w:val="00F26FD7"/>
    <w:rsid w:val="00F2758D"/>
    <w:rsid w:val="00F27B70"/>
    <w:rsid w:val="00F3004B"/>
    <w:rsid w:val="00F30D14"/>
    <w:rsid w:val="00F31B56"/>
    <w:rsid w:val="00F32321"/>
    <w:rsid w:val="00F32A6C"/>
    <w:rsid w:val="00F32BBB"/>
    <w:rsid w:val="00F32D27"/>
    <w:rsid w:val="00F33592"/>
    <w:rsid w:val="00F33D35"/>
    <w:rsid w:val="00F3435F"/>
    <w:rsid w:val="00F347EA"/>
    <w:rsid w:val="00F3484F"/>
    <w:rsid w:val="00F34A21"/>
    <w:rsid w:val="00F35676"/>
    <w:rsid w:val="00F35837"/>
    <w:rsid w:val="00F35DF2"/>
    <w:rsid w:val="00F35FA2"/>
    <w:rsid w:val="00F366EE"/>
    <w:rsid w:val="00F36BA7"/>
    <w:rsid w:val="00F3705A"/>
    <w:rsid w:val="00F370EF"/>
    <w:rsid w:val="00F401C1"/>
    <w:rsid w:val="00F406FD"/>
    <w:rsid w:val="00F40CD6"/>
    <w:rsid w:val="00F41AA5"/>
    <w:rsid w:val="00F41B92"/>
    <w:rsid w:val="00F41BCC"/>
    <w:rsid w:val="00F4234F"/>
    <w:rsid w:val="00F423C7"/>
    <w:rsid w:val="00F43646"/>
    <w:rsid w:val="00F43FC2"/>
    <w:rsid w:val="00F440C8"/>
    <w:rsid w:val="00F450F8"/>
    <w:rsid w:val="00F45276"/>
    <w:rsid w:val="00F467E2"/>
    <w:rsid w:val="00F46A6E"/>
    <w:rsid w:val="00F46E7F"/>
    <w:rsid w:val="00F472E2"/>
    <w:rsid w:val="00F500A4"/>
    <w:rsid w:val="00F502DE"/>
    <w:rsid w:val="00F50E81"/>
    <w:rsid w:val="00F516FD"/>
    <w:rsid w:val="00F51781"/>
    <w:rsid w:val="00F519D3"/>
    <w:rsid w:val="00F52038"/>
    <w:rsid w:val="00F527C0"/>
    <w:rsid w:val="00F54FB5"/>
    <w:rsid w:val="00F557E1"/>
    <w:rsid w:val="00F559E4"/>
    <w:rsid w:val="00F55F9B"/>
    <w:rsid w:val="00F57143"/>
    <w:rsid w:val="00F57345"/>
    <w:rsid w:val="00F574D8"/>
    <w:rsid w:val="00F57AFA"/>
    <w:rsid w:val="00F57D4E"/>
    <w:rsid w:val="00F6065C"/>
    <w:rsid w:val="00F60AC5"/>
    <w:rsid w:val="00F60F16"/>
    <w:rsid w:val="00F6156D"/>
    <w:rsid w:val="00F61BF0"/>
    <w:rsid w:val="00F63A7C"/>
    <w:rsid w:val="00F63A84"/>
    <w:rsid w:val="00F63EFA"/>
    <w:rsid w:val="00F6456D"/>
    <w:rsid w:val="00F647E7"/>
    <w:rsid w:val="00F64D20"/>
    <w:rsid w:val="00F658FC"/>
    <w:rsid w:val="00F65988"/>
    <w:rsid w:val="00F66FCC"/>
    <w:rsid w:val="00F67648"/>
    <w:rsid w:val="00F6794E"/>
    <w:rsid w:val="00F70695"/>
    <w:rsid w:val="00F70760"/>
    <w:rsid w:val="00F7079C"/>
    <w:rsid w:val="00F70D48"/>
    <w:rsid w:val="00F711B5"/>
    <w:rsid w:val="00F7151D"/>
    <w:rsid w:val="00F720BD"/>
    <w:rsid w:val="00F721FF"/>
    <w:rsid w:val="00F722F8"/>
    <w:rsid w:val="00F723E7"/>
    <w:rsid w:val="00F731C5"/>
    <w:rsid w:val="00F734EA"/>
    <w:rsid w:val="00F749B4"/>
    <w:rsid w:val="00F75DA4"/>
    <w:rsid w:val="00F7663B"/>
    <w:rsid w:val="00F76945"/>
    <w:rsid w:val="00F77025"/>
    <w:rsid w:val="00F77DA0"/>
    <w:rsid w:val="00F77F1F"/>
    <w:rsid w:val="00F807DF"/>
    <w:rsid w:val="00F80E31"/>
    <w:rsid w:val="00F81F43"/>
    <w:rsid w:val="00F83561"/>
    <w:rsid w:val="00F84BEB"/>
    <w:rsid w:val="00F84DCA"/>
    <w:rsid w:val="00F8616E"/>
    <w:rsid w:val="00F8676B"/>
    <w:rsid w:val="00F86A5C"/>
    <w:rsid w:val="00F870A1"/>
    <w:rsid w:val="00F8768F"/>
    <w:rsid w:val="00F9055D"/>
    <w:rsid w:val="00F90D0B"/>
    <w:rsid w:val="00F9155E"/>
    <w:rsid w:val="00F91660"/>
    <w:rsid w:val="00F9171D"/>
    <w:rsid w:val="00F9288A"/>
    <w:rsid w:val="00F933B5"/>
    <w:rsid w:val="00F941B3"/>
    <w:rsid w:val="00F94300"/>
    <w:rsid w:val="00F95583"/>
    <w:rsid w:val="00F956C4"/>
    <w:rsid w:val="00F95BCA"/>
    <w:rsid w:val="00F9633B"/>
    <w:rsid w:val="00F96B61"/>
    <w:rsid w:val="00F973C5"/>
    <w:rsid w:val="00FA03DB"/>
    <w:rsid w:val="00FA0D9B"/>
    <w:rsid w:val="00FA1FC3"/>
    <w:rsid w:val="00FA27A3"/>
    <w:rsid w:val="00FA3013"/>
    <w:rsid w:val="00FA3319"/>
    <w:rsid w:val="00FA3D80"/>
    <w:rsid w:val="00FA43BB"/>
    <w:rsid w:val="00FA4868"/>
    <w:rsid w:val="00FA4C0F"/>
    <w:rsid w:val="00FA4CED"/>
    <w:rsid w:val="00FA4D97"/>
    <w:rsid w:val="00FA50E5"/>
    <w:rsid w:val="00FA5E7D"/>
    <w:rsid w:val="00FA62A1"/>
    <w:rsid w:val="00FA663F"/>
    <w:rsid w:val="00FA6CEB"/>
    <w:rsid w:val="00FA6F2A"/>
    <w:rsid w:val="00FA7D69"/>
    <w:rsid w:val="00FB0713"/>
    <w:rsid w:val="00FB1218"/>
    <w:rsid w:val="00FB143E"/>
    <w:rsid w:val="00FB1C97"/>
    <w:rsid w:val="00FB20B0"/>
    <w:rsid w:val="00FB21A6"/>
    <w:rsid w:val="00FB277D"/>
    <w:rsid w:val="00FB284E"/>
    <w:rsid w:val="00FB2EDA"/>
    <w:rsid w:val="00FB3114"/>
    <w:rsid w:val="00FB3196"/>
    <w:rsid w:val="00FB36E3"/>
    <w:rsid w:val="00FB43D3"/>
    <w:rsid w:val="00FB476F"/>
    <w:rsid w:val="00FB49FB"/>
    <w:rsid w:val="00FB4CEC"/>
    <w:rsid w:val="00FB5518"/>
    <w:rsid w:val="00FB57A0"/>
    <w:rsid w:val="00FB5F7E"/>
    <w:rsid w:val="00FB672B"/>
    <w:rsid w:val="00FB675D"/>
    <w:rsid w:val="00FB6C6D"/>
    <w:rsid w:val="00FB7CDC"/>
    <w:rsid w:val="00FB7F0C"/>
    <w:rsid w:val="00FC03D0"/>
    <w:rsid w:val="00FC0B49"/>
    <w:rsid w:val="00FC15EB"/>
    <w:rsid w:val="00FC183A"/>
    <w:rsid w:val="00FC1918"/>
    <w:rsid w:val="00FC1E02"/>
    <w:rsid w:val="00FC2589"/>
    <w:rsid w:val="00FC29A0"/>
    <w:rsid w:val="00FC2A00"/>
    <w:rsid w:val="00FC33E4"/>
    <w:rsid w:val="00FC4380"/>
    <w:rsid w:val="00FC4F8C"/>
    <w:rsid w:val="00FC529C"/>
    <w:rsid w:val="00FC5431"/>
    <w:rsid w:val="00FC5A9F"/>
    <w:rsid w:val="00FC60D0"/>
    <w:rsid w:val="00FC6175"/>
    <w:rsid w:val="00FC62DF"/>
    <w:rsid w:val="00FC68EA"/>
    <w:rsid w:val="00FC7722"/>
    <w:rsid w:val="00FD08DB"/>
    <w:rsid w:val="00FD133F"/>
    <w:rsid w:val="00FD212B"/>
    <w:rsid w:val="00FD22BC"/>
    <w:rsid w:val="00FD23F7"/>
    <w:rsid w:val="00FD2539"/>
    <w:rsid w:val="00FD3067"/>
    <w:rsid w:val="00FD3466"/>
    <w:rsid w:val="00FD59D8"/>
    <w:rsid w:val="00FD5F78"/>
    <w:rsid w:val="00FD636B"/>
    <w:rsid w:val="00FD66EF"/>
    <w:rsid w:val="00FD7069"/>
    <w:rsid w:val="00FD7467"/>
    <w:rsid w:val="00FD7503"/>
    <w:rsid w:val="00FD77FC"/>
    <w:rsid w:val="00FD7CAD"/>
    <w:rsid w:val="00FD7D9E"/>
    <w:rsid w:val="00FE0761"/>
    <w:rsid w:val="00FE1259"/>
    <w:rsid w:val="00FE2D73"/>
    <w:rsid w:val="00FE33C5"/>
    <w:rsid w:val="00FE3416"/>
    <w:rsid w:val="00FE3C45"/>
    <w:rsid w:val="00FE42D9"/>
    <w:rsid w:val="00FE4D6E"/>
    <w:rsid w:val="00FE4F81"/>
    <w:rsid w:val="00FE56BC"/>
    <w:rsid w:val="00FE614F"/>
    <w:rsid w:val="00FE6F92"/>
    <w:rsid w:val="00FE7D68"/>
    <w:rsid w:val="00FF0929"/>
    <w:rsid w:val="00FF0DA0"/>
    <w:rsid w:val="00FF133D"/>
    <w:rsid w:val="00FF13BA"/>
    <w:rsid w:val="00FF1565"/>
    <w:rsid w:val="00FF201A"/>
    <w:rsid w:val="00FF24F2"/>
    <w:rsid w:val="00FF2DE0"/>
    <w:rsid w:val="00FF3C65"/>
    <w:rsid w:val="00FF3C83"/>
    <w:rsid w:val="00FF3E83"/>
    <w:rsid w:val="00FF43AD"/>
    <w:rsid w:val="00FF44E8"/>
    <w:rsid w:val="00FF4582"/>
    <w:rsid w:val="00FF46ED"/>
    <w:rsid w:val="00FF4CC6"/>
    <w:rsid w:val="00FF590E"/>
    <w:rsid w:val="00FF6310"/>
    <w:rsid w:val="00FF70C8"/>
    <w:rsid w:val="00FF73EB"/>
    <w:rsid w:val="00FF7E7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E944F"/>
  <w15:docId w15:val="{DBA3B2E2-11E6-4C23-B75D-8FBC0E5D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9B3"/>
    <w:pPr>
      <w:widowControl w:val="0"/>
      <w:spacing w:line="276" w:lineRule="auto"/>
      <w:jc w:val="both"/>
    </w:pPr>
    <w:rPr>
      <w:rFonts w:ascii="Arial" w:hAnsi="Arial"/>
      <w:snapToGrid w:val="0"/>
      <w:lang w:val="en-GB"/>
    </w:rPr>
  </w:style>
  <w:style w:type="paragraph" w:styleId="Titre1">
    <w:name w:val="heading 1"/>
    <w:basedOn w:val="Normal"/>
    <w:next w:val="Normal"/>
    <w:link w:val="Titre1Car"/>
    <w:qFormat/>
    <w:rsid w:val="00A02D4B"/>
    <w:pPr>
      <w:keepNext/>
      <w:widowControl/>
      <w:numPr>
        <w:numId w:val="123"/>
      </w:numPr>
      <w:spacing w:after="240"/>
      <w:outlineLvl w:val="0"/>
    </w:pPr>
    <w:rPr>
      <w:rFonts w:cs="Arial"/>
      <w:b/>
    </w:rPr>
  </w:style>
  <w:style w:type="paragraph" w:styleId="Titre2">
    <w:name w:val="heading 2"/>
    <w:basedOn w:val="Titre1"/>
    <w:next w:val="Normal"/>
    <w:link w:val="Titre2Car"/>
    <w:qFormat/>
    <w:rsid w:val="00882268"/>
    <w:pPr>
      <w:numPr>
        <w:ilvl w:val="1"/>
      </w:numPr>
      <w:snapToGrid w:val="0"/>
      <w:spacing w:before="120"/>
      <w:ind w:left="357"/>
      <w:outlineLvl w:val="1"/>
    </w:pPr>
    <w:rPr>
      <w:lang w:val="en-US"/>
    </w:rPr>
  </w:style>
  <w:style w:type="paragraph" w:styleId="Titre3">
    <w:name w:val="heading 3"/>
    <w:basedOn w:val="Normal"/>
    <w:next w:val="Normal"/>
    <w:link w:val="Titre3Car"/>
    <w:qFormat/>
    <w:rsid w:val="00537CC9"/>
    <w:pPr>
      <w:keepNext/>
      <w:numPr>
        <w:ilvl w:val="2"/>
        <w:numId w:val="123"/>
      </w:numPr>
      <w:tabs>
        <w:tab w:val="left" w:pos="540"/>
        <w:tab w:val="left" w:pos="993"/>
        <w:tab w:val="left" w:pos="2835"/>
        <w:tab w:val="left" w:pos="6480"/>
        <w:tab w:val="left" w:pos="7200"/>
        <w:tab w:val="left" w:pos="7920"/>
        <w:tab w:val="left" w:pos="8640"/>
      </w:tabs>
      <w:snapToGrid w:val="0"/>
      <w:spacing w:before="120" w:after="120"/>
      <w:ind w:firstLine="0"/>
      <w:outlineLvl w:val="2"/>
    </w:pPr>
    <w:rPr>
      <w:b/>
      <w:lang w:val="en-US"/>
    </w:rPr>
  </w:style>
  <w:style w:type="paragraph" w:styleId="Titre4">
    <w:name w:val="heading 4"/>
    <w:basedOn w:val="Titre1"/>
    <w:next w:val="Normal"/>
    <w:link w:val="Titre4Car"/>
    <w:qFormat/>
    <w:rsid w:val="00EB0349"/>
    <w:pPr>
      <w:numPr>
        <w:ilvl w:val="3"/>
      </w:numPr>
      <w:tabs>
        <w:tab w:val="left" w:pos="0"/>
        <w:tab w:val="left" w:pos="284"/>
        <w:tab w:val="left" w:pos="540"/>
        <w:tab w:val="left" w:pos="1080"/>
        <w:tab w:val="left" w:pos="6480"/>
        <w:tab w:val="left" w:pos="7200"/>
        <w:tab w:val="left" w:pos="7920"/>
        <w:tab w:val="left" w:pos="8640"/>
      </w:tabs>
      <w:snapToGrid w:val="0"/>
      <w:spacing w:before="120" w:after="120"/>
      <w:ind w:left="0" w:firstLine="0"/>
      <w:jc w:val="left"/>
      <w:outlineLvl w:val="3"/>
    </w:pPr>
    <w:rPr>
      <w:b w:val="0"/>
      <w:bCs/>
    </w:rPr>
  </w:style>
  <w:style w:type="paragraph" w:styleId="Titre5">
    <w:name w:val="heading 5"/>
    <w:basedOn w:val="Normal"/>
    <w:next w:val="Normal"/>
    <w:link w:val="Titre5Car"/>
    <w:qFormat/>
    <w:rsid w:val="00D902CF"/>
    <w:pPr>
      <w:keepNext/>
      <w:numPr>
        <w:ilvl w:val="4"/>
        <w:numId w:val="1"/>
      </w:numPr>
      <w:tabs>
        <w:tab w:val="left" w:pos="851"/>
        <w:tab w:val="left" w:pos="1080"/>
        <w:tab w:val="left" w:pos="1417"/>
        <w:tab w:val="left" w:pos="1620"/>
        <w:tab w:val="left" w:pos="2268"/>
        <w:tab w:val="left" w:pos="2700"/>
        <w:tab w:val="left" w:pos="2880"/>
        <w:tab w:val="left" w:pos="3600"/>
        <w:tab w:val="left" w:pos="4320"/>
        <w:tab w:val="left" w:pos="5040"/>
        <w:tab w:val="left" w:pos="5760"/>
        <w:tab w:val="left" w:pos="6480"/>
        <w:tab w:val="left" w:pos="7200"/>
        <w:tab w:val="left" w:pos="7920"/>
      </w:tabs>
      <w:snapToGrid w:val="0"/>
      <w:ind w:right="-360"/>
      <w:outlineLvl w:val="4"/>
    </w:pPr>
    <w:rPr>
      <w:rFonts w:ascii="Times New Roman" w:hAnsi="Times New Roman"/>
      <w:i/>
      <w:sz w:val="22"/>
    </w:rPr>
  </w:style>
  <w:style w:type="paragraph" w:styleId="Titre6">
    <w:name w:val="heading 6"/>
    <w:basedOn w:val="Normal"/>
    <w:next w:val="Normal"/>
    <w:link w:val="Titre6Car"/>
    <w:qFormat/>
    <w:rsid w:val="00D902CF"/>
    <w:pPr>
      <w:keepNext/>
      <w:numPr>
        <w:ilvl w:val="5"/>
        <w:numId w:val="1"/>
      </w:numPr>
      <w:tabs>
        <w:tab w:val="right" w:pos="9071"/>
      </w:tabs>
      <w:jc w:val="right"/>
      <w:outlineLvl w:val="5"/>
    </w:pPr>
    <w:rPr>
      <w:rFonts w:ascii="Times New Roman" w:hAnsi="Times New Roman"/>
      <w:b/>
      <w:sz w:val="22"/>
    </w:rPr>
  </w:style>
  <w:style w:type="paragraph" w:styleId="Titre7">
    <w:name w:val="heading 7"/>
    <w:basedOn w:val="Normal"/>
    <w:next w:val="Normal"/>
    <w:link w:val="Titre7Car"/>
    <w:qFormat/>
    <w:rsid w:val="00D902CF"/>
    <w:pPr>
      <w:keepNext/>
      <w:widowControl/>
      <w:numPr>
        <w:ilvl w:val="6"/>
        <w:numId w:val="1"/>
      </w:numPr>
      <w:tabs>
        <w:tab w:val="center" w:pos="4512"/>
        <w:tab w:val="left" w:pos="5040"/>
        <w:tab w:val="left" w:pos="5760"/>
        <w:tab w:val="left" w:pos="6480"/>
        <w:tab w:val="left" w:pos="7200"/>
        <w:tab w:val="left" w:pos="7920"/>
        <w:tab w:val="left" w:pos="8640"/>
      </w:tabs>
      <w:outlineLvl w:val="6"/>
    </w:pPr>
    <w:rPr>
      <w:b/>
      <w:snapToGrid/>
      <w:sz w:val="28"/>
      <w:lang w:eastAsia="fr-FR"/>
    </w:rPr>
  </w:style>
  <w:style w:type="paragraph" w:styleId="Titre8">
    <w:name w:val="heading 8"/>
    <w:basedOn w:val="Normal"/>
    <w:next w:val="Normal"/>
    <w:link w:val="Titre8Car"/>
    <w:qFormat/>
    <w:rsid w:val="00D902CF"/>
    <w:pPr>
      <w:keepNext/>
      <w:numPr>
        <w:ilvl w:val="7"/>
        <w:numId w:val="1"/>
      </w:numPr>
      <w:tabs>
        <w:tab w:val="center" w:pos="4512"/>
        <w:tab w:val="left" w:pos="5040"/>
        <w:tab w:val="left" w:pos="5760"/>
        <w:tab w:val="left" w:pos="6480"/>
        <w:tab w:val="left" w:pos="7200"/>
        <w:tab w:val="left" w:pos="7920"/>
        <w:tab w:val="left" w:pos="8640"/>
      </w:tabs>
      <w:jc w:val="center"/>
      <w:outlineLvl w:val="7"/>
    </w:pPr>
    <w:rPr>
      <w:b/>
      <w:bCs/>
      <w:sz w:val="28"/>
    </w:rPr>
  </w:style>
  <w:style w:type="paragraph" w:styleId="Titre9">
    <w:name w:val="heading 9"/>
    <w:basedOn w:val="Normal"/>
    <w:next w:val="Normal"/>
    <w:link w:val="Titre9Car"/>
    <w:qFormat/>
    <w:rsid w:val="00D902CF"/>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rsid w:val="00D902CF"/>
  </w:style>
  <w:style w:type="paragraph" w:styleId="TM2">
    <w:name w:val="toc 2"/>
    <w:basedOn w:val="Normal"/>
    <w:next w:val="Normal"/>
    <w:autoRedefine/>
    <w:uiPriority w:val="39"/>
    <w:rsid w:val="00F00F0C"/>
    <w:pPr>
      <w:tabs>
        <w:tab w:val="left" w:pos="720"/>
        <w:tab w:val="right" w:leader="dot" w:pos="9015"/>
      </w:tabs>
    </w:pPr>
  </w:style>
  <w:style w:type="paragraph" w:styleId="TM3">
    <w:name w:val="toc 3"/>
    <w:basedOn w:val="Normal"/>
    <w:next w:val="Normal"/>
    <w:autoRedefine/>
    <w:uiPriority w:val="39"/>
    <w:rsid w:val="00F00F0C"/>
    <w:rPr>
      <w:sz w:val="18"/>
    </w:rPr>
  </w:style>
  <w:style w:type="paragraph" w:styleId="TM1">
    <w:name w:val="toc 1"/>
    <w:basedOn w:val="Normal"/>
    <w:next w:val="Normal"/>
    <w:autoRedefine/>
    <w:uiPriority w:val="39"/>
    <w:rsid w:val="00F00F0C"/>
    <w:pPr>
      <w:tabs>
        <w:tab w:val="left" w:pos="720"/>
        <w:tab w:val="right" w:leader="dot" w:pos="9015"/>
      </w:tabs>
      <w:jc w:val="left"/>
    </w:pPr>
  </w:style>
  <w:style w:type="paragraph" w:styleId="En-tte">
    <w:name w:val="header"/>
    <w:basedOn w:val="Normal"/>
    <w:link w:val="En-tteCar"/>
    <w:rsid w:val="00D902CF"/>
    <w:pPr>
      <w:tabs>
        <w:tab w:val="center" w:pos="4320"/>
        <w:tab w:val="right" w:pos="8640"/>
      </w:tabs>
    </w:pPr>
    <w:rPr>
      <w:sz w:val="24"/>
    </w:rPr>
  </w:style>
  <w:style w:type="paragraph" w:styleId="Pieddepage">
    <w:name w:val="footer"/>
    <w:basedOn w:val="Normal"/>
    <w:link w:val="PieddepageCar"/>
    <w:uiPriority w:val="99"/>
    <w:rsid w:val="00D902CF"/>
    <w:pPr>
      <w:tabs>
        <w:tab w:val="center" w:pos="4320"/>
        <w:tab w:val="right" w:pos="8640"/>
      </w:tabs>
    </w:pPr>
    <w:rPr>
      <w:sz w:val="24"/>
    </w:rPr>
  </w:style>
  <w:style w:type="character" w:styleId="Lienhypertexte">
    <w:name w:val="Hyperlink"/>
    <w:uiPriority w:val="99"/>
    <w:rsid w:val="00D902CF"/>
    <w:rPr>
      <w:color w:val="0000FF"/>
      <w:u w:val="single"/>
    </w:rPr>
  </w:style>
  <w:style w:type="character" w:styleId="Marquedecommentaire">
    <w:name w:val="annotation reference"/>
    <w:uiPriority w:val="99"/>
    <w:rsid w:val="00D902CF"/>
    <w:rPr>
      <w:sz w:val="16"/>
    </w:rPr>
  </w:style>
  <w:style w:type="paragraph" w:styleId="Commentaire">
    <w:name w:val="annotation text"/>
    <w:basedOn w:val="Normal"/>
    <w:link w:val="CommentaireCar"/>
    <w:uiPriority w:val="99"/>
    <w:qFormat/>
    <w:rsid w:val="00D902CF"/>
    <w:pPr>
      <w:widowControl/>
      <w:spacing w:line="240" w:lineRule="atLeast"/>
    </w:pPr>
    <w:rPr>
      <w:snapToGrid/>
      <w:color w:val="000000"/>
    </w:rPr>
  </w:style>
  <w:style w:type="paragraph" w:styleId="Normalcentr">
    <w:name w:val="Block Text"/>
    <w:basedOn w:val="Normal"/>
    <w:semiHidden/>
    <w:rsid w:val="00D902CF"/>
    <w:pPr>
      <w:tabs>
        <w:tab w:val="left" w:pos="993"/>
        <w:tab w:val="left" w:pos="1080"/>
        <w:tab w:val="left" w:pos="1620"/>
        <w:tab w:val="left" w:pos="2160"/>
        <w:tab w:val="left" w:pos="2700"/>
        <w:tab w:val="left" w:pos="2880"/>
        <w:tab w:val="left" w:pos="3600"/>
        <w:tab w:val="left" w:pos="4320"/>
        <w:tab w:val="left" w:pos="5040"/>
        <w:tab w:val="left" w:pos="5760"/>
        <w:tab w:val="left" w:pos="6480"/>
        <w:tab w:val="left" w:pos="7200"/>
        <w:tab w:val="left" w:pos="7920"/>
      </w:tabs>
      <w:ind w:left="993" w:right="-360"/>
    </w:pPr>
    <w:rPr>
      <w:rFonts w:ascii="Times New Roman" w:hAnsi="Times New Roman"/>
      <w:bCs/>
      <w:i/>
      <w:sz w:val="22"/>
    </w:rPr>
  </w:style>
  <w:style w:type="paragraph" w:styleId="Corpsdetexte">
    <w:name w:val="Body Text"/>
    <w:basedOn w:val="Normal"/>
    <w:link w:val="CorpsdetexteCar"/>
    <w:semiHidden/>
    <w:rsid w:val="00D902CF"/>
    <w:pPr>
      <w:spacing w:line="240" w:lineRule="atLeast"/>
    </w:pPr>
    <w:rPr>
      <w:rFonts w:ascii="Times New Roman" w:hAnsi="Times New Roman"/>
      <w:color w:val="000000"/>
      <w:sz w:val="22"/>
    </w:rPr>
  </w:style>
  <w:style w:type="paragraph" w:styleId="Corpsdetexte2">
    <w:name w:val="Body Text 2"/>
    <w:basedOn w:val="Normal"/>
    <w:link w:val="Corpsdetexte2Car"/>
    <w:semiHidden/>
    <w:rsid w:val="00D902CF"/>
    <w:pPr>
      <w:widowControl/>
      <w:tabs>
        <w:tab w:val="left" w:pos="0"/>
        <w:tab w:val="left" w:pos="345"/>
        <w:tab w:val="left" w:pos="855"/>
        <w:tab w:val="left" w:pos="1536"/>
        <w:tab w:val="left" w:pos="2386"/>
      </w:tabs>
      <w:snapToGrid w:val="0"/>
    </w:pPr>
    <w:rPr>
      <w:rFonts w:ascii="Times New Roman" w:hAnsi="Times New Roman"/>
      <w:bCs/>
      <w:snapToGrid/>
      <w:sz w:val="22"/>
    </w:rPr>
  </w:style>
  <w:style w:type="paragraph" w:styleId="Retraitcorpsdetexte3">
    <w:name w:val="Body Text Indent 3"/>
    <w:basedOn w:val="Normal"/>
    <w:link w:val="Retraitcorpsdetexte3Car"/>
    <w:semiHidden/>
    <w:rsid w:val="00D902CF"/>
    <w:pPr>
      <w:tabs>
        <w:tab w:val="left" w:pos="1418"/>
      </w:tabs>
      <w:ind w:left="1418" w:hanging="1418"/>
    </w:pPr>
    <w:rPr>
      <w:snapToGrid/>
      <w:lang w:eastAsia="fr-FR"/>
    </w:rPr>
  </w:style>
  <w:style w:type="paragraph" w:styleId="Retraitcorpsdetexte">
    <w:name w:val="Body Text Indent"/>
    <w:basedOn w:val="Normal"/>
    <w:link w:val="RetraitcorpsdetexteCar"/>
    <w:semiHidden/>
    <w:rsid w:val="00D902CF"/>
    <w:pPr>
      <w:widowControl/>
      <w:tabs>
        <w:tab w:val="left" w:pos="850"/>
        <w:tab w:val="left" w:pos="1134"/>
        <w:tab w:val="left" w:pos="1417"/>
        <w:tab w:val="left" w:pos="1700"/>
        <w:tab w:val="left" w:pos="1927"/>
        <w:tab w:val="left" w:pos="2948"/>
        <w:tab w:val="left" w:pos="5102"/>
        <w:tab w:val="left" w:pos="6632"/>
      </w:tabs>
      <w:snapToGrid w:val="0"/>
      <w:ind w:left="1644" w:hanging="510"/>
    </w:pPr>
    <w:rPr>
      <w:rFonts w:ascii="Times New Roman" w:hAnsi="Times New Roman"/>
      <w:snapToGrid/>
      <w:sz w:val="22"/>
    </w:rPr>
  </w:style>
  <w:style w:type="paragraph" w:styleId="Corpsdetexte3">
    <w:name w:val="Body Text 3"/>
    <w:basedOn w:val="Normal"/>
    <w:link w:val="Corpsdetexte3Car"/>
    <w:semiHidden/>
    <w:rsid w:val="00D902CF"/>
    <w:pPr>
      <w:tabs>
        <w:tab w:val="left" w:pos="540"/>
        <w:tab w:val="left" w:pos="709"/>
        <w:tab w:val="left" w:pos="1440"/>
        <w:tab w:val="left" w:pos="2160"/>
        <w:tab w:val="left" w:pos="2880"/>
        <w:tab w:val="left" w:pos="3600"/>
        <w:tab w:val="left" w:pos="4320"/>
        <w:tab w:val="left" w:pos="5040"/>
        <w:tab w:val="left" w:pos="5760"/>
        <w:tab w:val="left" w:pos="6480"/>
        <w:tab w:val="left" w:pos="7200"/>
        <w:tab w:val="left" w:pos="7920"/>
      </w:tabs>
      <w:snapToGrid w:val="0"/>
    </w:pPr>
    <w:rPr>
      <w:rFonts w:ascii="Times New Roman" w:hAnsi="Times New Roman"/>
      <w:bCs/>
      <w:i/>
      <w:snapToGrid/>
      <w:sz w:val="22"/>
    </w:rPr>
  </w:style>
  <w:style w:type="paragraph" w:styleId="Retraitcorpsdetexte2">
    <w:name w:val="Body Text Indent 2"/>
    <w:basedOn w:val="Normal"/>
    <w:link w:val="Retraitcorpsdetexte2Car"/>
    <w:semiHidden/>
    <w:rsid w:val="00D902CF"/>
    <w:pPr>
      <w:snapToGrid w:val="0"/>
      <w:ind w:firstLine="851"/>
    </w:pPr>
    <w:rPr>
      <w:rFonts w:ascii="Times New Roman" w:hAnsi="Times New Roman"/>
      <w:bCs/>
      <w:snapToGrid/>
      <w:sz w:val="22"/>
    </w:rPr>
  </w:style>
  <w:style w:type="character" w:styleId="Numrodepage">
    <w:name w:val="page number"/>
    <w:basedOn w:val="Policepardfaut"/>
    <w:semiHidden/>
    <w:rsid w:val="00D902CF"/>
  </w:style>
  <w:style w:type="paragraph" w:styleId="TM4">
    <w:name w:val="toc 4"/>
    <w:basedOn w:val="Normal"/>
    <w:next w:val="Normal"/>
    <w:autoRedefine/>
    <w:uiPriority w:val="39"/>
    <w:rsid w:val="00D902CF"/>
    <w:pPr>
      <w:ind w:left="720"/>
    </w:pPr>
    <w:rPr>
      <w:rFonts w:ascii="Times New Roman" w:hAnsi="Times New Roman"/>
      <w:sz w:val="18"/>
    </w:rPr>
  </w:style>
  <w:style w:type="paragraph" w:styleId="TM5">
    <w:name w:val="toc 5"/>
    <w:basedOn w:val="Normal"/>
    <w:next w:val="Normal"/>
    <w:autoRedefine/>
    <w:uiPriority w:val="39"/>
    <w:rsid w:val="00D902CF"/>
    <w:pPr>
      <w:ind w:left="960"/>
    </w:pPr>
    <w:rPr>
      <w:rFonts w:ascii="Times New Roman" w:hAnsi="Times New Roman"/>
      <w:sz w:val="18"/>
    </w:rPr>
  </w:style>
  <w:style w:type="paragraph" w:styleId="TM6">
    <w:name w:val="toc 6"/>
    <w:basedOn w:val="Normal"/>
    <w:next w:val="Normal"/>
    <w:autoRedefine/>
    <w:uiPriority w:val="39"/>
    <w:rsid w:val="00D902CF"/>
    <w:pPr>
      <w:ind w:left="1200"/>
    </w:pPr>
    <w:rPr>
      <w:rFonts w:ascii="Times New Roman" w:hAnsi="Times New Roman"/>
      <w:sz w:val="18"/>
    </w:rPr>
  </w:style>
  <w:style w:type="paragraph" w:styleId="TM7">
    <w:name w:val="toc 7"/>
    <w:basedOn w:val="Normal"/>
    <w:next w:val="Normal"/>
    <w:autoRedefine/>
    <w:uiPriority w:val="39"/>
    <w:rsid w:val="00D902CF"/>
    <w:pPr>
      <w:ind w:left="1440"/>
    </w:pPr>
    <w:rPr>
      <w:rFonts w:ascii="Times New Roman" w:hAnsi="Times New Roman"/>
      <w:sz w:val="18"/>
    </w:rPr>
  </w:style>
  <w:style w:type="paragraph" w:styleId="TM8">
    <w:name w:val="toc 8"/>
    <w:basedOn w:val="Normal"/>
    <w:next w:val="Normal"/>
    <w:autoRedefine/>
    <w:uiPriority w:val="39"/>
    <w:rsid w:val="00D902CF"/>
    <w:pPr>
      <w:ind w:left="1680"/>
    </w:pPr>
    <w:rPr>
      <w:rFonts w:ascii="Times New Roman" w:hAnsi="Times New Roman"/>
      <w:sz w:val="18"/>
    </w:rPr>
  </w:style>
  <w:style w:type="paragraph" w:styleId="TM9">
    <w:name w:val="toc 9"/>
    <w:basedOn w:val="Normal"/>
    <w:next w:val="Normal"/>
    <w:autoRedefine/>
    <w:uiPriority w:val="39"/>
    <w:rsid w:val="00D902CF"/>
    <w:pPr>
      <w:ind w:left="1920"/>
    </w:pPr>
    <w:rPr>
      <w:rFonts w:ascii="Times New Roman" w:hAnsi="Times New Roman"/>
      <w:sz w:val="18"/>
    </w:rPr>
  </w:style>
  <w:style w:type="paragraph" w:styleId="Notedebasdepage">
    <w:name w:val="footnote text"/>
    <w:basedOn w:val="Normal"/>
    <w:link w:val="NotedebasdepageCar"/>
    <w:semiHidden/>
    <w:rsid w:val="00D902CF"/>
    <w:pPr>
      <w:widowControl/>
    </w:pPr>
    <w:rPr>
      <w:snapToGrid/>
      <w:lang w:val="en-AU"/>
    </w:rPr>
  </w:style>
  <w:style w:type="paragraph" w:styleId="Titre">
    <w:name w:val="Title"/>
    <w:basedOn w:val="Normal"/>
    <w:link w:val="TitreCar"/>
    <w:qFormat/>
    <w:rsid w:val="00D902CF"/>
    <w:pPr>
      <w:snapToGrid w:val="0"/>
    </w:pPr>
    <w:rPr>
      <w:b/>
      <w:sz w:val="22"/>
    </w:rPr>
  </w:style>
  <w:style w:type="paragraph" w:styleId="Textedebulles">
    <w:name w:val="Balloon Text"/>
    <w:basedOn w:val="Normal"/>
    <w:semiHidden/>
    <w:rsid w:val="00D902CF"/>
    <w:rPr>
      <w:rFonts w:ascii="Tahoma" w:hAnsi="Tahoma" w:cs="Tahoma"/>
      <w:sz w:val="16"/>
      <w:szCs w:val="16"/>
    </w:rPr>
  </w:style>
  <w:style w:type="paragraph" w:customStyle="1" w:styleId="BalloonText1">
    <w:name w:val="Balloon Text1"/>
    <w:basedOn w:val="Normal"/>
    <w:semiHidden/>
    <w:unhideWhenUsed/>
    <w:rsid w:val="00D902CF"/>
    <w:rPr>
      <w:rFonts w:ascii="Tahoma" w:hAnsi="Tahoma" w:cs="Tahoma"/>
      <w:sz w:val="16"/>
      <w:szCs w:val="16"/>
    </w:rPr>
  </w:style>
  <w:style w:type="character" w:customStyle="1" w:styleId="BalloonTextChar">
    <w:name w:val="Balloon Text Char"/>
    <w:semiHidden/>
    <w:rsid w:val="00D902CF"/>
    <w:rPr>
      <w:rFonts w:ascii="Tahoma" w:hAnsi="Tahoma" w:cs="Tahoma"/>
      <w:snapToGrid w:val="0"/>
      <w:sz w:val="16"/>
      <w:szCs w:val="16"/>
    </w:rPr>
  </w:style>
  <w:style w:type="paragraph" w:styleId="Rvision">
    <w:name w:val="Revision"/>
    <w:hidden/>
    <w:uiPriority w:val="99"/>
    <w:semiHidden/>
    <w:rsid w:val="00A32091"/>
    <w:rPr>
      <w:rFonts w:ascii="Arial" w:hAnsi="Arial"/>
      <w:snapToGrid w:val="0"/>
      <w:sz w:val="24"/>
    </w:rPr>
  </w:style>
  <w:style w:type="character" w:customStyle="1" w:styleId="Titre1Car">
    <w:name w:val="Titre 1 Car"/>
    <w:link w:val="Titre1"/>
    <w:rsid w:val="00A02D4B"/>
    <w:rPr>
      <w:rFonts w:ascii="Arial" w:hAnsi="Arial" w:cs="Arial"/>
      <w:b/>
      <w:snapToGrid w:val="0"/>
      <w:lang w:val="en-GB"/>
    </w:rPr>
  </w:style>
  <w:style w:type="paragraph" w:customStyle="1" w:styleId="Default">
    <w:name w:val="Default"/>
    <w:rsid w:val="001F40CF"/>
    <w:pPr>
      <w:autoSpaceDE w:val="0"/>
      <w:autoSpaceDN w:val="0"/>
      <w:adjustRightInd w:val="0"/>
    </w:pPr>
    <w:rPr>
      <w:rFonts w:ascii="Arial" w:hAnsi="Arial" w:cs="Arial"/>
      <w:color w:val="000000"/>
      <w:sz w:val="24"/>
      <w:szCs w:val="24"/>
      <w:lang w:val="en-GB" w:eastAsia="en-GB"/>
    </w:rPr>
  </w:style>
  <w:style w:type="paragraph" w:styleId="Objetducommentaire">
    <w:name w:val="annotation subject"/>
    <w:basedOn w:val="Commentaire"/>
    <w:next w:val="Commentaire"/>
    <w:link w:val="ObjetducommentaireCar"/>
    <w:semiHidden/>
    <w:unhideWhenUsed/>
    <w:rsid w:val="00DB68FE"/>
    <w:pPr>
      <w:widowControl w:val="0"/>
      <w:spacing w:line="240" w:lineRule="auto"/>
    </w:pPr>
  </w:style>
  <w:style w:type="character" w:customStyle="1" w:styleId="CommentaireCar">
    <w:name w:val="Commentaire Car"/>
    <w:link w:val="Commentaire"/>
    <w:uiPriority w:val="99"/>
    <w:rsid w:val="00DB68FE"/>
    <w:rPr>
      <w:rFonts w:ascii="Arial" w:hAnsi="Arial"/>
      <w:color w:val="000000"/>
    </w:rPr>
  </w:style>
  <w:style w:type="character" w:customStyle="1" w:styleId="ObjetducommentaireCar">
    <w:name w:val="Objet du commentaire Car"/>
    <w:link w:val="Objetducommentaire"/>
    <w:rsid w:val="00DB68FE"/>
    <w:rPr>
      <w:rFonts w:ascii="Arial" w:hAnsi="Arial"/>
      <w:color w:val="000000"/>
    </w:rPr>
  </w:style>
  <w:style w:type="character" w:customStyle="1" w:styleId="PieddepageCar">
    <w:name w:val="Pied de page Car"/>
    <w:link w:val="Pieddepage"/>
    <w:uiPriority w:val="99"/>
    <w:rsid w:val="00790704"/>
    <w:rPr>
      <w:rFonts w:ascii="Arial" w:hAnsi="Arial"/>
      <w:snapToGrid w:val="0"/>
      <w:sz w:val="24"/>
    </w:rPr>
  </w:style>
  <w:style w:type="character" w:customStyle="1" w:styleId="En-tteCar">
    <w:name w:val="En-tête Car"/>
    <w:link w:val="En-tte"/>
    <w:uiPriority w:val="99"/>
    <w:rsid w:val="007A29C9"/>
    <w:rPr>
      <w:rFonts w:ascii="Arial" w:hAnsi="Arial"/>
      <w:snapToGrid w:val="0"/>
      <w:sz w:val="24"/>
    </w:rPr>
  </w:style>
  <w:style w:type="table" w:styleId="Grilledutableau">
    <w:name w:val="Table Grid"/>
    <w:basedOn w:val="TableauNormal"/>
    <w:uiPriority w:val="59"/>
    <w:rsid w:val="00AE1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522C"/>
    <w:pPr>
      <w:widowControl/>
      <w:spacing w:before="100" w:beforeAutospacing="1" w:after="100" w:afterAutospacing="1" w:line="240" w:lineRule="auto"/>
      <w:jc w:val="left"/>
    </w:pPr>
    <w:rPr>
      <w:rFonts w:ascii="Times New Roman" w:eastAsiaTheme="minorEastAsia" w:hAnsi="Times New Roman"/>
      <w:snapToGrid/>
      <w:sz w:val="24"/>
      <w:szCs w:val="24"/>
      <w:lang w:eastAsia="en-GB"/>
    </w:rPr>
  </w:style>
  <w:style w:type="paragraph" w:styleId="Paragraphedeliste">
    <w:name w:val="List Paragraph"/>
    <w:basedOn w:val="Normal"/>
    <w:link w:val="ParagraphedelisteCar"/>
    <w:uiPriority w:val="34"/>
    <w:qFormat/>
    <w:rsid w:val="00350439"/>
    <w:pPr>
      <w:ind w:left="720"/>
      <w:contextualSpacing/>
    </w:pPr>
  </w:style>
  <w:style w:type="paragraph" w:styleId="En-ttedetabledesmatires">
    <w:name w:val="TOC Heading"/>
    <w:basedOn w:val="Titre1"/>
    <w:next w:val="Normal"/>
    <w:uiPriority w:val="39"/>
    <w:unhideWhenUsed/>
    <w:qFormat/>
    <w:rsid w:val="00F723E7"/>
    <w:pPr>
      <w:keepLines/>
      <w:spacing w:before="240" w:after="0" w:line="259" w:lineRule="auto"/>
      <w:jc w:val="left"/>
      <w:outlineLvl w:val="9"/>
    </w:pPr>
    <w:rPr>
      <w:rFonts w:asciiTheme="majorHAnsi" w:eastAsiaTheme="majorEastAsia" w:hAnsiTheme="majorHAnsi" w:cstheme="majorBidi"/>
      <w:b w:val="0"/>
      <w:snapToGrid/>
      <w:color w:val="365F91" w:themeColor="accent1" w:themeShade="BF"/>
      <w:sz w:val="32"/>
      <w:szCs w:val="32"/>
      <w:lang w:val="en-US"/>
    </w:rPr>
  </w:style>
  <w:style w:type="character" w:customStyle="1" w:styleId="module">
    <w:name w:val="module"/>
    <w:rsid w:val="009A076E"/>
  </w:style>
  <w:style w:type="paragraph" w:customStyle="1" w:styleId="HEADING1-NEW">
    <w:name w:val="HEADING 1 - NEW"/>
    <w:basedOn w:val="Normal"/>
    <w:rsid w:val="00714F8B"/>
    <w:pPr>
      <w:autoSpaceDE w:val="0"/>
      <w:autoSpaceDN w:val="0"/>
      <w:adjustRightInd w:val="0"/>
      <w:spacing w:before="283" w:after="113" w:line="288" w:lineRule="auto"/>
      <w:ind w:left="283"/>
      <w:jc w:val="left"/>
      <w:textAlignment w:val="center"/>
    </w:pPr>
    <w:rPr>
      <w:rFonts w:cs="Arial"/>
      <w:b/>
      <w:bCs/>
      <w:snapToGrid/>
      <w:color w:val="761329"/>
      <w:sz w:val="28"/>
      <w:szCs w:val="28"/>
      <w:lang w:val="en-AU" w:eastAsia="en-AU"/>
    </w:rPr>
  </w:style>
  <w:style w:type="character" w:customStyle="1" w:styleId="HEADING1NEW">
    <w:name w:val="HEADING 1 NEW"/>
    <w:rsid w:val="00714F8B"/>
    <w:rPr>
      <w:rFonts w:ascii="Arial" w:hAnsi="Arial"/>
      <w:b/>
      <w:color w:val="761329"/>
      <w:sz w:val="28"/>
    </w:rPr>
  </w:style>
  <w:style w:type="paragraph" w:customStyle="1" w:styleId="Basisalinea">
    <w:name w:val="[Basisalinea]"/>
    <w:basedOn w:val="Normal"/>
    <w:uiPriority w:val="99"/>
    <w:rsid w:val="00714F8B"/>
    <w:pPr>
      <w:widowControl/>
      <w:spacing w:line="288" w:lineRule="auto"/>
      <w:jc w:val="left"/>
    </w:pPr>
    <w:rPr>
      <w:rFonts w:ascii="Times" w:eastAsiaTheme="minorHAnsi" w:hAnsi="Times" w:cs="Times"/>
      <w:snapToGrid/>
      <w:sz w:val="24"/>
      <w:szCs w:val="24"/>
      <w:lang w:val="nl-NL"/>
    </w:rPr>
  </w:style>
  <w:style w:type="character" w:customStyle="1" w:styleId="UnresolvedMention1">
    <w:name w:val="Unresolved Mention1"/>
    <w:basedOn w:val="Policepardfaut"/>
    <w:uiPriority w:val="99"/>
    <w:semiHidden/>
    <w:unhideWhenUsed/>
    <w:rsid w:val="00F77DA0"/>
    <w:rPr>
      <w:color w:val="605E5C"/>
      <w:shd w:val="clear" w:color="auto" w:fill="E1DFDD"/>
    </w:rPr>
  </w:style>
  <w:style w:type="character" w:customStyle="1" w:styleId="Titre2Car">
    <w:name w:val="Titre 2 Car"/>
    <w:basedOn w:val="Policepardfaut"/>
    <w:link w:val="Titre2"/>
    <w:rsid w:val="00882268"/>
    <w:rPr>
      <w:rFonts w:ascii="Arial" w:hAnsi="Arial" w:cs="Arial"/>
      <w:b/>
      <w:snapToGrid w:val="0"/>
    </w:rPr>
  </w:style>
  <w:style w:type="character" w:customStyle="1" w:styleId="Titre3Car">
    <w:name w:val="Titre 3 Car"/>
    <w:basedOn w:val="Policepardfaut"/>
    <w:link w:val="Titre3"/>
    <w:rsid w:val="00537CC9"/>
    <w:rPr>
      <w:rFonts w:ascii="Arial" w:hAnsi="Arial"/>
      <w:b/>
      <w:snapToGrid w:val="0"/>
    </w:rPr>
  </w:style>
  <w:style w:type="character" w:customStyle="1" w:styleId="Titre5Car">
    <w:name w:val="Titre 5 Car"/>
    <w:basedOn w:val="Policepardfaut"/>
    <w:link w:val="Titre5"/>
    <w:rsid w:val="00590615"/>
    <w:rPr>
      <w:i/>
      <w:snapToGrid w:val="0"/>
      <w:sz w:val="22"/>
      <w:lang w:val="en-GB"/>
    </w:rPr>
  </w:style>
  <w:style w:type="character" w:customStyle="1" w:styleId="Titre6Car">
    <w:name w:val="Titre 6 Car"/>
    <w:basedOn w:val="Policepardfaut"/>
    <w:link w:val="Titre6"/>
    <w:rsid w:val="00590615"/>
    <w:rPr>
      <w:b/>
      <w:snapToGrid w:val="0"/>
      <w:sz w:val="22"/>
      <w:lang w:val="en-GB"/>
    </w:rPr>
  </w:style>
  <w:style w:type="character" w:customStyle="1" w:styleId="Titre7Car">
    <w:name w:val="Titre 7 Car"/>
    <w:basedOn w:val="Policepardfaut"/>
    <w:link w:val="Titre7"/>
    <w:rsid w:val="00590615"/>
    <w:rPr>
      <w:rFonts w:ascii="Arial" w:hAnsi="Arial"/>
      <w:b/>
      <w:sz w:val="28"/>
      <w:lang w:val="en-GB" w:eastAsia="fr-FR"/>
    </w:rPr>
  </w:style>
  <w:style w:type="character" w:customStyle="1" w:styleId="Titre8Car">
    <w:name w:val="Titre 8 Car"/>
    <w:basedOn w:val="Policepardfaut"/>
    <w:link w:val="Titre8"/>
    <w:rsid w:val="00590615"/>
    <w:rPr>
      <w:rFonts w:ascii="Arial" w:hAnsi="Arial"/>
      <w:b/>
      <w:bCs/>
      <w:snapToGrid w:val="0"/>
      <w:sz w:val="28"/>
      <w:lang w:val="en-GB"/>
    </w:rPr>
  </w:style>
  <w:style w:type="character" w:customStyle="1" w:styleId="Titre9Car">
    <w:name w:val="Titre 9 Car"/>
    <w:basedOn w:val="Policepardfaut"/>
    <w:link w:val="Titre9"/>
    <w:rsid w:val="00590615"/>
    <w:rPr>
      <w:rFonts w:ascii="Arial" w:hAnsi="Arial"/>
      <w:b/>
      <w:i/>
      <w:snapToGrid w:val="0"/>
      <w:sz w:val="18"/>
      <w:lang w:val="en-GB"/>
    </w:rPr>
  </w:style>
  <w:style w:type="paragraph" w:styleId="Lgende">
    <w:name w:val="caption"/>
    <w:basedOn w:val="Normal"/>
    <w:next w:val="Normal"/>
    <w:uiPriority w:val="35"/>
    <w:unhideWhenUsed/>
    <w:qFormat/>
    <w:rsid w:val="006B3BF3"/>
    <w:pPr>
      <w:spacing w:after="200" w:line="240" w:lineRule="auto"/>
    </w:pPr>
    <w:rPr>
      <w:i/>
      <w:iCs/>
      <w:color w:val="1F497D" w:themeColor="text2"/>
      <w:sz w:val="18"/>
      <w:szCs w:val="18"/>
    </w:rPr>
  </w:style>
  <w:style w:type="character" w:styleId="Textedelespacerserv">
    <w:name w:val="Placeholder Text"/>
    <w:basedOn w:val="Policepardfaut"/>
    <w:uiPriority w:val="99"/>
    <w:semiHidden/>
    <w:rsid w:val="004E0EFA"/>
    <w:rPr>
      <w:color w:val="808080"/>
    </w:rPr>
  </w:style>
  <w:style w:type="character" w:styleId="Mentionnonrsolue">
    <w:name w:val="Unresolved Mention"/>
    <w:basedOn w:val="Policepardfaut"/>
    <w:uiPriority w:val="99"/>
    <w:semiHidden/>
    <w:unhideWhenUsed/>
    <w:rsid w:val="00345B91"/>
    <w:rPr>
      <w:color w:val="605E5C"/>
      <w:shd w:val="clear" w:color="auto" w:fill="E1DFDD"/>
    </w:rPr>
  </w:style>
  <w:style w:type="character" w:customStyle="1" w:styleId="Titre4Car">
    <w:name w:val="Titre 4 Car"/>
    <w:basedOn w:val="Policepardfaut"/>
    <w:link w:val="Titre4"/>
    <w:rsid w:val="00EB0349"/>
    <w:rPr>
      <w:rFonts w:ascii="Arial" w:hAnsi="Arial" w:cs="Arial"/>
      <w:bCs/>
      <w:snapToGrid w:val="0"/>
      <w:lang w:val="en-GB"/>
    </w:rPr>
  </w:style>
  <w:style w:type="character" w:customStyle="1" w:styleId="TitreCar">
    <w:name w:val="Titre Car"/>
    <w:basedOn w:val="Policepardfaut"/>
    <w:link w:val="Titre"/>
    <w:rsid w:val="006C7785"/>
    <w:rPr>
      <w:rFonts w:ascii="Arial" w:hAnsi="Arial"/>
      <w:b/>
      <w:snapToGrid w:val="0"/>
      <w:sz w:val="22"/>
      <w:lang w:val="en-GB"/>
    </w:rPr>
  </w:style>
  <w:style w:type="paragraph" w:styleId="Sous-titre">
    <w:name w:val="Subtitle"/>
    <w:basedOn w:val="Normal"/>
    <w:next w:val="Normal"/>
    <w:link w:val="Sous-titreCar"/>
    <w:uiPriority w:val="11"/>
    <w:qFormat/>
    <w:rsid w:val="006C7785"/>
    <w:pPr>
      <w:widowControl/>
      <w:numPr>
        <w:ilvl w:val="1"/>
      </w:numPr>
      <w:spacing w:after="160" w:line="259" w:lineRule="auto"/>
      <w:jc w:val="left"/>
    </w:pPr>
    <w:rPr>
      <w:rFonts w:asciiTheme="minorHAnsi" w:eastAsiaTheme="majorEastAsia" w:hAnsiTheme="minorHAnsi" w:cstheme="majorBidi"/>
      <w:snapToGrid/>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6C7785"/>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paragraph" w:styleId="Citation">
    <w:name w:val="Quote"/>
    <w:basedOn w:val="Normal"/>
    <w:next w:val="Normal"/>
    <w:link w:val="CitationCar"/>
    <w:uiPriority w:val="29"/>
    <w:qFormat/>
    <w:rsid w:val="006C7785"/>
    <w:pPr>
      <w:widowControl/>
      <w:spacing w:before="160" w:after="160" w:line="259" w:lineRule="auto"/>
      <w:jc w:val="center"/>
    </w:pPr>
    <w:rPr>
      <w:rFonts w:asciiTheme="minorHAnsi" w:eastAsiaTheme="minorHAnsi" w:hAnsiTheme="minorHAnsi" w:cstheme="minorBidi"/>
      <w:i/>
      <w:iCs/>
      <w:snapToGrid/>
      <w:color w:val="404040" w:themeColor="text1" w:themeTint="BF"/>
      <w:kern w:val="2"/>
      <w:sz w:val="22"/>
      <w:szCs w:val="22"/>
      <w14:ligatures w14:val="standardContextual"/>
    </w:rPr>
  </w:style>
  <w:style w:type="character" w:customStyle="1" w:styleId="CitationCar">
    <w:name w:val="Citation Car"/>
    <w:basedOn w:val="Policepardfaut"/>
    <w:link w:val="Citation"/>
    <w:uiPriority w:val="29"/>
    <w:rsid w:val="006C7785"/>
    <w:rPr>
      <w:rFonts w:asciiTheme="minorHAnsi" w:eastAsiaTheme="minorHAnsi" w:hAnsiTheme="minorHAnsi" w:cstheme="minorBidi"/>
      <w:i/>
      <w:iCs/>
      <w:color w:val="404040" w:themeColor="text1" w:themeTint="BF"/>
      <w:kern w:val="2"/>
      <w:sz w:val="22"/>
      <w:szCs w:val="22"/>
      <w:lang w:val="en-GB"/>
      <w14:ligatures w14:val="standardContextual"/>
    </w:rPr>
  </w:style>
  <w:style w:type="character" w:styleId="Accentuationintense">
    <w:name w:val="Intense Emphasis"/>
    <w:basedOn w:val="Policepardfaut"/>
    <w:uiPriority w:val="21"/>
    <w:qFormat/>
    <w:rsid w:val="006C7785"/>
    <w:rPr>
      <w:i/>
      <w:iCs/>
      <w:color w:val="365F91" w:themeColor="accent1" w:themeShade="BF"/>
    </w:rPr>
  </w:style>
  <w:style w:type="paragraph" w:styleId="Citationintense">
    <w:name w:val="Intense Quote"/>
    <w:basedOn w:val="Normal"/>
    <w:next w:val="Normal"/>
    <w:link w:val="CitationintenseCar"/>
    <w:uiPriority w:val="30"/>
    <w:qFormat/>
    <w:rsid w:val="006C7785"/>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snapToGrid/>
      <w:color w:val="365F91" w:themeColor="accent1" w:themeShade="BF"/>
      <w:kern w:val="2"/>
      <w:sz w:val="22"/>
      <w:szCs w:val="22"/>
      <w14:ligatures w14:val="standardContextual"/>
    </w:rPr>
  </w:style>
  <w:style w:type="character" w:customStyle="1" w:styleId="CitationintenseCar">
    <w:name w:val="Citation intense Car"/>
    <w:basedOn w:val="Policepardfaut"/>
    <w:link w:val="Citationintense"/>
    <w:uiPriority w:val="30"/>
    <w:rsid w:val="006C7785"/>
    <w:rPr>
      <w:rFonts w:asciiTheme="minorHAnsi" w:eastAsiaTheme="minorHAnsi" w:hAnsiTheme="minorHAnsi" w:cstheme="minorBidi"/>
      <w:i/>
      <w:iCs/>
      <w:color w:val="365F91" w:themeColor="accent1" w:themeShade="BF"/>
      <w:kern w:val="2"/>
      <w:sz w:val="22"/>
      <w:szCs w:val="22"/>
      <w:lang w:val="en-GB"/>
      <w14:ligatures w14:val="standardContextual"/>
    </w:rPr>
  </w:style>
  <w:style w:type="character" w:styleId="Rfrenceintense">
    <w:name w:val="Intense Reference"/>
    <w:basedOn w:val="Policepardfaut"/>
    <w:uiPriority w:val="32"/>
    <w:qFormat/>
    <w:rsid w:val="006C7785"/>
    <w:rPr>
      <w:b/>
      <w:bCs/>
      <w:smallCaps/>
      <w:color w:val="365F91" w:themeColor="accent1" w:themeShade="BF"/>
      <w:spacing w:val="5"/>
    </w:rPr>
  </w:style>
  <w:style w:type="character" w:customStyle="1" w:styleId="CorpsdetexteCar">
    <w:name w:val="Corps de texte Car"/>
    <w:basedOn w:val="Policepardfaut"/>
    <w:link w:val="Corpsdetexte"/>
    <w:semiHidden/>
    <w:rsid w:val="006C7785"/>
    <w:rPr>
      <w:snapToGrid w:val="0"/>
      <w:color w:val="000000"/>
      <w:sz w:val="22"/>
      <w:lang w:val="en-GB"/>
    </w:rPr>
  </w:style>
  <w:style w:type="character" w:customStyle="1" w:styleId="Corpsdetexte2Car">
    <w:name w:val="Corps de texte 2 Car"/>
    <w:basedOn w:val="Policepardfaut"/>
    <w:link w:val="Corpsdetexte2"/>
    <w:semiHidden/>
    <w:rsid w:val="006C7785"/>
    <w:rPr>
      <w:bCs/>
      <w:sz w:val="22"/>
      <w:lang w:val="en-GB"/>
    </w:rPr>
  </w:style>
  <w:style w:type="character" w:customStyle="1" w:styleId="Retraitcorpsdetexte3Car">
    <w:name w:val="Retrait corps de texte 3 Car"/>
    <w:basedOn w:val="Policepardfaut"/>
    <w:link w:val="Retraitcorpsdetexte3"/>
    <w:semiHidden/>
    <w:rsid w:val="006C7785"/>
    <w:rPr>
      <w:rFonts w:ascii="Arial" w:hAnsi="Arial"/>
      <w:lang w:val="en-GB" w:eastAsia="fr-FR"/>
    </w:rPr>
  </w:style>
  <w:style w:type="character" w:customStyle="1" w:styleId="RetraitcorpsdetexteCar">
    <w:name w:val="Retrait corps de texte Car"/>
    <w:basedOn w:val="Policepardfaut"/>
    <w:link w:val="Retraitcorpsdetexte"/>
    <w:semiHidden/>
    <w:rsid w:val="006C7785"/>
    <w:rPr>
      <w:sz w:val="22"/>
      <w:lang w:val="en-GB"/>
    </w:rPr>
  </w:style>
  <w:style w:type="character" w:customStyle="1" w:styleId="Corpsdetexte3Car">
    <w:name w:val="Corps de texte 3 Car"/>
    <w:basedOn w:val="Policepardfaut"/>
    <w:link w:val="Corpsdetexte3"/>
    <w:semiHidden/>
    <w:rsid w:val="006C7785"/>
    <w:rPr>
      <w:bCs/>
      <w:i/>
      <w:sz w:val="22"/>
      <w:lang w:val="en-GB"/>
    </w:rPr>
  </w:style>
  <w:style w:type="character" w:customStyle="1" w:styleId="Retraitcorpsdetexte2Car">
    <w:name w:val="Retrait corps de texte 2 Car"/>
    <w:basedOn w:val="Policepardfaut"/>
    <w:link w:val="Retraitcorpsdetexte2"/>
    <w:semiHidden/>
    <w:rsid w:val="006C7785"/>
    <w:rPr>
      <w:bCs/>
      <w:sz w:val="22"/>
      <w:lang w:val="en-GB"/>
    </w:rPr>
  </w:style>
  <w:style w:type="character" w:customStyle="1" w:styleId="NotedebasdepageCar">
    <w:name w:val="Note de bas de page Car"/>
    <w:basedOn w:val="Policepardfaut"/>
    <w:link w:val="Notedebasdepage"/>
    <w:semiHidden/>
    <w:rsid w:val="006C7785"/>
    <w:rPr>
      <w:rFonts w:ascii="Arial" w:hAnsi="Arial"/>
      <w:lang w:val="en-AU"/>
    </w:rPr>
  </w:style>
  <w:style w:type="table" w:styleId="Tableausimple2">
    <w:name w:val="Plain Table 2"/>
    <w:basedOn w:val="TableauNormal"/>
    <w:uiPriority w:val="42"/>
    <w:rsid w:val="006C7785"/>
    <w:rPr>
      <w:rFonts w:asciiTheme="minorHAnsi" w:eastAsiaTheme="minorHAnsi" w:hAnsiTheme="minorHAnsi" w:cstheme="minorBidi"/>
      <w:kern w:val="2"/>
      <w:sz w:val="22"/>
      <w:szCs w:val="22"/>
      <w:lang w:val="en-GB"/>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etableauclaire">
    <w:name w:val="Grid Table Light"/>
    <w:basedOn w:val="TableauNormal"/>
    <w:uiPriority w:val="40"/>
    <w:rsid w:val="006C7785"/>
    <w:rPr>
      <w:rFonts w:asciiTheme="minorHAnsi" w:eastAsiaTheme="minorHAnsi" w:hAnsiTheme="minorHAnsi" w:cstheme="minorBidi"/>
      <w:kern w:val="2"/>
      <w:sz w:val="22"/>
      <w:szCs w:val="22"/>
      <w:lang w:val="en-GB"/>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ragraphedelisteCar">
    <w:name w:val="Paragraphe de liste Car"/>
    <w:link w:val="Paragraphedeliste"/>
    <w:uiPriority w:val="34"/>
    <w:locked/>
    <w:rsid w:val="00D64D02"/>
    <w:rPr>
      <w:rFonts w:ascii="Arial" w:hAnsi="Arial"/>
      <w:snapToGrid w:val="0"/>
      <w:lang w:val="en-GB"/>
    </w:rPr>
  </w:style>
  <w:style w:type="paragraph" w:customStyle="1" w:styleId="BlockQuote">
    <w:name w:val="Block Quote"/>
    <w:basedOn w:val="Citation"/>
    <w:qFormat/>
    <w:rsid w:val="00D050ED"/>
    <w:pPr>
      <w:spacing w:before="0"/>
      <w:ind w:left="720" w:right="720"/>
      <w:jc w:val="left"/>
    </w:pPr>
    <w:rPr>
      <w:rFonts w:ascii="Arial" w:eastAsia="MS Mincho" w:hAnsi="Arial" w:cs="Times New Roman"/>
      <w:color w:val="000000"/>
      <w:kern w:val="0"/>
      <w:sz w:val="20"/>
      <w:szCs w:val="20"/>
      <w:lang w:eastAsia="ja-JP"/>
      <w14:ligatures w14:val="none"/>
    </w:rPr>
  </w:style>
  <w:style w:type="character" w:customStyle="1" w:styleId="fontstyle01">
    <w:name w:val="fontstyle01"/>
    <w:basedOn w:val="Policepardfaut"/>
    <w:rsid w:val="008A1FAA"/>
    <w:rPr>
      <w:rFonts w:ascii="Arial" w:hAnsi="Arial" w:cs="Arial" w:hint="default"/>
      <w:b w:val="0"/>
      <w:bCs w:val="0"/>
      <w:i w:val="0"/>
      <w:iCs w:val="0"/>
      <w:color w:val="000000"/>
      <w:sz w:val="20"/>
      <w:szCs w:val="20"/>
    </w:rPr>
  </w:style>
  <w:style w:type="character" w:customStyle="1" w:styleId="fontstyle11">
    <w:name w:val="fontstyle11"/>
    <w:basedOn w:val="Policepardfaut"/>
    <w:rsid w:val="00E30B34"/>
    <w:rPr>
      <w:rFonts w:ascii="HelveticaLTPro-Roman" w:hAnsi="HelveticaLTPro-Roman" w:hint="default"/>
      <w:b w:val="0"/>
      <w:bCs w:val="0"/>
      <w:i w:val="0"/>
      <w:iCs w:val="0"/>
      <w:color w:val="242021"/>
      <w:sz w:val="22"/>
      <w:szCs w:val="22"/>
    </w:rPr>
  </w:style>
  <w:style w:type="character" w:customStyle="1" w:styleId="fontstyle21">
    <w:name w:val="fontstyle21"/>
    <w:basedOn w:val="Policepardfaut"/>
    <w:rsid w:val="00E30B34"/>
    <w:rPr>
      <w:rFonts w:ascii="UKHOSerif-Roman" w:hAnsi="UKHOSerif-Roman"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6279">
      <w:bodyDiv w:val="1"/>
      <w:marLeft w:val="0"/>
      <w:marRight w:val="0"/>
      <w:marTop w:val="0"/>
      <w:marBottom w:val="0"/>
      <w:divBdr>
        <w:top w:val="none" w:sz="0" w:space="0" w:color="auto"/>
        <w:left w:val="none" w:sz="0" w:space="0" w:color="auto"/>
        <w:bottom w:val="none" w:sz="0" w:space="0" w:color="auto"/>
        <w:right w:val="none" w:sz="0" w:space="0" w:color="auto"/>
      </w:divBdr>
    </w:div>
    <w:div w:id="27537692">
      <w:bodyDiv w:val="1"/>
      <w:marLeft w:val="0"/>
      <w:marRight w:val="0"/>
      <w:marTop w:val="0"/>
      <w:marBottom w:val="0"/>
      <w:divBdr>
        <w:top w:val="none" w:sz="0" w:space="0" w:color="auto"/>
        <w:left w:val="none" w:sz="0" w:space="0" w:color="auto"/>
        <w:bottom w:val="none" w:sz="0" w:space="0" w:color="auto"/>
        <w:right w:val="none" w:sz="0" w:space="0" w:color="auto"/>
      </w:divBdr>
    </w:div>
    <w:div w:id="35325211">
      <w:bodyDiv w:val="1"/>
      <w:marLeft w:val="0"/>
      <w:marRight w:val="0"/>
      <w:marTop w:val="0"/>
      <w:marBottom w:val="0"/>
      <w:divBdr>
        <w:top w:val="none" w:sz="0" w:space="0" w:color="auto"/>
        <w:left w:val="none" w:sz="0" w:space="0" w:color="auto"/>
        <w:bottom w:val="none" w:sz="0" w:space="0" w:color="auto"/>
        <w:right w:val="none" w:sz="0" w:space="0" w:color="auto"/>
      </w:divBdr>
    </w:div>
    <w:div w:id="56052999">
      <w:bodyDiv w:val="1"/>
      <w:marLeft w:val="0"/>
      <w:marRight w:val="0"/>
      <w:marTop w:val="0"/>
      <w:marBottom w:val="0"/>
      <w:divBdr>
        <w:top w:val="none" w:sz="0" w:space="0" w:color="auto"/>
        <w:left w:val="none" w:sz="0" w:space="0" w:color="auto"/>
        <w:bottom w:val="none" w:sz="0" w:space="0" w:color="auto"/>
        <w:right w:val="none" w:sz="0" w:space="0" w:color="auto"/>
      </w:divBdr>
    </w:div>
    <w:div w:id="71124199">
      <w:bodyDiv w:val="1"/>
      <w:marLeft w:val="0"/>
      <w:marRight w:val="0"/>
      <w:marTop w:val="0"/>
      <w:marBottom w:val="0"/>
      <w:divBdr>
        <w:top w:val="none" w:sz="0" w:space="0" w:color="auto"/>
        <w:left w:val="none" w:sz="0" w:space="0" w:color="auto"/>
        <w:bottom w:val="none" w:sz="0" w:space="0" w:color="auto"/>
        <w:right w:val="none" w:sz="0" w:space="0" w:color="auto"/>
      </w:divBdr>
    </w:div>
    <w:div w:id="95949915">
      <w:bodyDiv w:val="1"/>
      <w:marLeft w:val="0"/>
      <w:marRight w:val="0"/>
      <w:marTop w:val="0"/>
      <w:marBottom w:val="0"/>
      <w:divBdr>
        <w:top w:val="none" w:sz="0" w:space="0" w:color="auto"/>
        <w:left w:val="none" w:sz="0" w:space="0" w:color="auto"/>
        <w:bottom w:val="none" w:sz="0" w:space="0" w:color="auto"/>
        <w:right w:val="none" w:sz="0" w:space="0" w:color="auto"/>
      </w:divBdr>
    </w:div>
    <w:div w:id="114829866">
      <w:bodyDiv w:val="1"/>
      <w:marLeft w:val="0"/>
      <w:marRight w:val="0"/>
      <w:marTop w:val="0"/>
      <w:marBottom w:val="0"/>
      <w:divBdr>
        <w:top w:val="none" w:sz="0" w:space="0" w:color="auto"/>
        <w:left w:val="none" w:sz="0" w:space="0" w:color="auto"/>
        <w:bottom w:val="none" w:sz="0" w:space="0" w:color="auto"/>
        <w:right w:val="none" w:sz="0" w:space="0" w:color="auto"/>
      </w:divBdr>
    </w:div>
    <w:div w:id="125974596">
      <w:bodyDiv w:val="1"/>
      <w:marLeft w:val="0"/>
      <w:marRight w:val="0"/>
      <w:marTop w:val="0"/>
      <w:marBottom w:val="0"/>
      <w:divBdr>
        <w:top w:val="none" w:sz="0" w:space="0" w:color="auto"/>
        <w:left w:val="none" w:sz="0" w:space="0" w:color="auto"/>
        <w:bottom w:val="none" w:sz="0" w:space="0" w:color="auto"/>
        <w:right w:val="none" w:sz="0" w:space="0" w:color="auto"/>
      </w:divBdr>
    </w:div>
    <w:div w:id="162089136">
      <w:bodyDiv w:val="1"/>
      <w:marLeft w:val="0"/>
      <w:marRight w:val="0"/>
      <w:marTop w:val="0"/>
      <w:marBottom w:val="0"/>
      <w:divBdr>
        <w:top w:val="none" w:sz="0" w:space="0" w:color="auto"/>
        <w:left w:val="none" w:sz="0" w:space="0" w:color="auto"/>
        <w:bottom w:val="none" w:sz="0" w:space="0" w:color="auto"/>
        <w:right w:val="none" w:sz="0" w:space="0" w:color="auto"/>
      </w:divBdr>
    </w:div>
    <w:div w:id="162942652">
      <w:bodyDiv w:val="1"/>
      <w:marLeft w:val="0"/>
      <w:marRight w:val="0"/>
      <w:marTop w:val="0"/>
      <w:marBottom w:val="0"/>
      <w:divBdr>
        <w:top w:val="none" w:sz="0" w:space="0" w:color="auto"/>
        <w:left w:val="none" w:sz="0" w:space="0" w:color="auto"/>
        <w:bottom w:val="none" w:sz="0" w:space="0" w:color="auto"/>
        <w:right w:val="none" w:sz="0" w:space="0" w:color="auto"/>
      </w:divBdr>
    </w:div>
    <w:div w:id="184566247">
      <w:bodyDiv w:val="1"/>
      <w:marLeft w:val="0"/>
      <w:marRight w:val="0"/>
      <w:marTop w:val="0"/>
      <w:marBottom w:val="0"/>
      <w:divBdr>
        <w:top w:val="none" w:sz="0" w:space="0" w:color="auto"/>
        <w:left w:val="none" w:sz="0" w:space="0" w:color="auto"/>
        <w:bottom w:val="none" w:sz="0" w:space="0" w:color="auto"/>
        <w:right w:val="none" w:sz="0" w:space="0" w:color="auto"/>
      </w:divBdr>
    </w:div>
    <w:div w:id="200215621">
      <w:bodyDiv w:val="1"/>
      <w:marLeft w:val="0"/>
      <w:marRight w:val="0"/>
      <w:marTop w:val="0"/>
      <w:marBottom w:val="0"/>
      <w:divBdr>
        <w:top w:val="none" w:sz="0" w:space="0" w:color="auto"/>
        <w:left w:val="none" w:sz="0" w:space="0" w:color="auto"/>
        <w:bottom w:val="none" w:sz="0" w:space="0" w:color="auto"/>
        <w:right w:val="none" w:sz="0" w:space="0" w:color="auto"/>
      </w:divBdr>
    </w:div>
    <w:div w:id="209809873">
      <w:bodyDiv w:val="1"/>
      <w:marLeft w:val="0"/>
      <w:marRight w:val="0"/>
      <w:marTop w:val="0"/>
      <w:marBottom w:val="0"/>
      <w:divBdr>
        <w:top w:val="none" w:sz="0" w:space="0" w:color="auto"/>
        <w:left w:val="none" w:sz="0" w:space="0" w:color="auto"/>
        <w:bottom w:val="none" w:sz="0" w:space="0" w:color="auto"/>
        <w:right w:val="none" w:sz="0" w:space="0" w:color="auto"/>
      </w:divBdr>
    </w:div>
    <w:div w:id="211812833">
      <w:bodyDiv w:val="1"/>
      <w:marLeft w:val="0"/>
      <w:marRight w:val="0"/>
      <w:marTop w:val="0"/>
      <w:marBottom w:val="0"/>
      <w:divBdr>
        <w:top w:val="none" w:sz="0" w:space="0" w:color="auto"/>
        <w:left w:val="none" w:sz="0" w:space="0" w:color="auto"/>
        <w:bottom w:val="none" w:sz="0" w:space="0" w:color="auto"/>
        <w:right w:val="none" w:sz="0" w:space="0" w:color="auto"/>
      </w:divBdr>
    </w:div>
    <w:div w:id="214853477">
      <w:bodyDiv w:val="1"/>
      <w:marLeft w:val="0"/>
      <w:marRight w:val="0"/>
      <w:marTop w:val="0"/>
      <w:marBottom w:val="0"/>
      <w:divBdr>
        <w:top w:val="none" w:sz="0" w:space="0" w:color="auto"/>
        <w:left w:val="none" w:sz="0" w:space="0" w:color="auto"/>
        <w:bottom w:val="none" w:sz="0" w:space="0" w:color="auto"/>
        <w:right w:val="none" w:sz="0" w:space="0" w:color="auto"/>
      </w:divBdr>
    </w:div>
    <w:div w:id="228687263">
      <w:bodyDiv w:val="1"/>
      <w:marLeft w:val="0"/>
      <w:marRight w:val="0"/>
      <w:marTop w:val="0"/>
      <w:marBottom w:val="0"/>
      <w:divBdr>
        <w:top w:val="none" w:sz="0" w:space="0" w:color="auto"/>
        <w:left w:val="none" w:sz="0" w:space="0" w:color="auto"/>
        <w:bottom w:val="none" w:sz="0" w:space="0" w:color="auto"/>
        <w:right w:val="none" w:sz="0" w:space="0" w:color="auto"/>
      </w:divBdr>
    </w:div>
    <w:div w:id="270433766">
      <w:bodyDiv w:val="1"/>
      <w:marLeft w:val="0"/>
      <w:marRight w:val="0"/>
      <w:marTop w:val="0"/>
      <w:marBottom w:val="0"/>
      <w:divBdr>
        <w:top w:val="none" w:sz="0" w:space="0" w:color="auto"/>
        <w:left w:val="none" w:sz="0" w:space="0" w:color="auto"/>
        <w:bottom w:val="none" w:sz="0" w:space="0" w:color="auto"/>
        <w:right w:val="none" w:sz="0" w:space="0" w:color="auto"/>
      </w:divBdr>
    </w:div>
    <w:div w:id="273247280">
      <w:bodyDiv w:val="1"/>
      <w:marLeft w:val="0"/>
      <w:marRight w:val="0"/>
      <w:marTop w:val="0"/>
      <w:marBottom w:val="0"/>
      <w:divBdr>
        <w:top w:val="none" w:sz="0" w:space="0" w:color="auto"/>
        <w:left w:val="none" w:sz="0" w:space="0" w:color="auto"/>
        <w:bottom w:val="none" w:sz="0" w:space="0" w:color="auto"/>
        <w:right w:val="none" w:sz="0" w:space="0" w:color="auto"/>
      </w:divBdr>
    </w:div>
    <w:div w:id="307785282">
      <w:bodyDiv w:val="1"/>
      <w:marLeft w:val="0"/>
      <w:marRight w:val="0"/>
      <w:marTop w:val="0"/>
      <w:marBottom w:val="0"/>
      <w:divBdr>
        <w:top w:val="none" w:sz="0" w:space="0" w:color="auto"/>
        <w:left w:val="none" w:sz="0" w:space="0" w:color="auto"/>
        <w:bottom w:val="none" w:sz="0" w:space="0" w:color="auto"/>
        <w:right w:val="none" w:sz="0" w:space="0" w:color="auto"/>
      </w:divBdr>
    </w:div>
    <w:div w:id="315844804">
      <w:bodyDiv w:val="1"/>
      <w:marLeft w:val="0"/>
      <w:marRight w:val="0"/>
      <w:marTop w:val="0"/>
      <w:marBottom w:val="0"/>
      <w:divBdr>
        <w:top w:val="none" w:sz="0" w:space="0" w:color="auto"/>
        <w:left w:val="none" w:sz="0" w:space="0" w:color="auto"/>
        <w:bottom w:val="none" w:sz="0" w:space="0" w:color="auto"/>
        <w:right w:val="none" w:sz="0" w:space="0" w:color="auto"/>
      </w:divBdr>
    </w:div>
    <w:div w:id="318996419">
      <w:bodyDiv w:val="1"/>
      <w:marLeft w:val="0"/>
      <w:marRight w:val="0"/>
      <w:marTop w:val="0"/>
      <w:marBottom w:val="0"/>
      <w:divBdr>
        <w:top w:val="none" w:sz="0" w:space="0" w:color="auto"/>
        <w:left w:val="none" w:sz="0" w:space="0" w:color="auto"/>
        <w:bottom w:val="none" w:sz="0" w:space="0" w:color="auto"/>
        <w:right w:val="none" w:sz="0" w:space="0" w:color="auto"/>
      </w:divBdr>
    </w:div>
    <w:div w:id="325941761">
      <w:bodyDiv w:val="1"/>
      <w:marLeft w:val="0"/>
      <w:marRight w:val="0"/>
      <w:marTop w:val="0"/>
      <w:marBottom w:val="0"/>
      <w:divBdr>
        <w:top w:val="none" w:sz="0" w:space="0" w:color="auto"/>
        <w:left w:val="none" w:sz="0" w:space="0" w:color="auto"/>
        <w:bottom w:val="none" w:sz="0" w:space="0" w:color="auto"/>
        <w:right w:val="none" w:sz="0" w:space="0" w:color="auto"/>
      </w:divBdr>
    </w:div>
    <w:div w:id="327632530">
      <w:bodyDiv w:val="1"/>
      <w:marLeft w:val="0"/>
      <w:marRight w:val="0"/>
      <w:marTop w:val="0"/>
      <w:marBottom w:val="0"/>
      <w:divBdr>
        <w:top w:val="none" w:sz="0" w:space="0" w:color="auto"/>
        <w:left w:val="none" w:sz="0" w:space="0" w:color="auto"/>
        <w:bottom w:val="none" w:sz="0" w:space="0" w:color="auto"/>
        <w:right w:val="none" w:sz="0" w:space="0" w:color="auto"/>
      </w:divBdr>
    </w:div>
    <w:div w:id="341706626">
      <w:bodyDiv w:val="1"/>
      <w:marLeft w:val="0"/>
      <w:marRight w:val="0"/>
      <w:marTop w:val="0"/>
      <w:marBottom w:val="0"/>
      <w:divBdr>
        <w:top w:val="none" w:sz="0" w:space="0" w:color="auto"/>
        <w:left w:val="none" w:sz="0" w:space="0" w:color="auto"/>
        <w:bottom w:val="none" w:sz="0" w:space="0" w:color="auto"/>
        <w:right w:val="none" w:sz="0" w:space="0" w:color="auto"/>
      </w:divBdr>
    </w:div>
    <w:div w:id="345792944">
      <w:bodyDiv w:val="1"/>
      <w:marLeft w:val="0"/>
      <w:marRight w:val="0"/>
      <w:marTop w:val="0"/>
      <w:marBottom w:val="0"/>
      <w:divBdr>
        <w:top w:val="none" w:sz="0" w:space="0" w:color="auto"/>
        <w:left w:val="none" w:sz="0" w:space="0" w:color="auto"/>
        <w:bottom w:val="none" w:sz="0" w:space="0" w:color="auto"/>
        <w:right w:val="none" w:sz="0" w:space="0" w:color="auto"/>
      </w:divBdr>
    </w:div>
    <w:div w:id="355467927">
      <w:bodyDiv w:val="1"/>
      <w:marLeft w:val="0"/>
      <w:marRight w:val="0"/>
      <w:marTop w:val="0"/>
      <w:marBottom w:val="0"/>
      <w:divBdr>
        <w:top w:val="none" w:sz="0" w:space="0" w:color="auto"/>
        <w:left w:val="none" w:sz="0" w:space="0" w:color="auto"/>
        <w:bottom w:val="none" w:sz="0" w:space="0" w:color="auto"/>
        <w:right w:val="none" w:sz="0" w:space="0" w:color="auto"/>
      </w:divBdr>
    </w:div>
    <w:div w:id="357513400">
      <w:bodyDiv w:val="1"/>
      <w:marLeft w:val="0"/>
      <w:marRight w:val="0"/>
      <w:marTop w:val="0"/>
      <w:marBottom w:val="0"/>
      <w:divBdr>
        <w:top w:val="none" w:sz="0" w:space="0" w:color="auto"/>
        <w:left w:val="none" w:sz="0" w:space="0" w:color="auto"/>
        <w:bottom w:val="none" w:sz="0" w:space="0" w:color="auto"/>
        <w:right w:val="none" w:sz="0" w:space="0" w:color="auto"/>
      </w:divBdr>
    </w:div>
    <w:div w:id="373893936">
      <w:bodyDiv w:val="1"/>
      <w:marLeft w:val="0"/>
      <w:marRight w:val="0"/>
      <w:marTop w:val="0"/>
      <w:marBottom w:val="0"/>
      <w:divBdr>
        <w:top w:val="none" w:sz="0" w:space="0" w:color="auto"/>
        <w:left w:val="none" w:sz="0" w:space="0" w:color="auto"/>
        <w:bottom w:val="none" w:sz="0" w:space="0" w:color="auto"/>
        <w:right w:val="none" w:sz="0" w:space="0" w:color="auto"/>
      </w:divBdr>
    </w:div>
    <w:div w:id="377320968">
      <w:bodyDiv w:val="1"/>
      <w:marLeft w:val="0"/>
      <w:marRight w:val="0"/>
      <w:marTop w:val="0"/>
      <w:marBottom w:val="0"/>
      <w:divBdr>
        <w:top w:val="none" w:sz="0" w:space="0" w:color="auto"/>
        <w:left w:val="none" w:sz="0" w:space="0" w:color="auto"/>
        <w:bottom w:val="none" w:sz="0" w:space="0" w:color="auto"/>
        <w:right w:val="none" w:sz="0" w:space="0" w:color="auto"/>
      </w:divBdr>
    </w:div>
    <w:div w:id="378626640">
      <w:bodyDiv w:val="1"/>
      <w:marLeft w:val="0"/>
      <w:marRight w:val="0"/>
      <w:marTop w:val="0"/>
      <w:marBottom w:val="0"/>
      <w:divBdr>
        <w:top w:val="none" w:sz="0" w:space="0" w:color="auto"/>
        <w:left w:val="none" w:sz="0" w:space="0" w:color="auto"/>
        <w:bottom w:val="none" w:sz="0" w:space="0" w:color="auto"/>
        <w:right w:val="none" w:sz="0" w:space="0" w:color="auto"/>
      </w:divBdr>
    </w:div>
    <w:div w:id="404691561">
      <w:bodyDiv w:val="1"/>
      <w:marLeft w:val="0"/>
      <w:marRight w:val="0"/>
      <w:marTop w:val="0"/>
      <w:marBottom w:val="0"/>
      <w:divBdr>
        <w:top w:val="none" w:sz="0" w:space="0" w:color="auto"/>
        <w:left w:val="none" w:sz="0" w:space="0" w:color="auto"/>
        <w:bottom w:val="none" w:sz="0" w:space="0" w:color="auto"/>
        <w:right w:val="none" w:sz="0" w:space="0" w:color="auto"/>
      </w:divBdr>
    </w:div>
    <w:div w:id="406080391">
      <w:bodyDiv w:val="1"/>
      <w:marLeft w:val="0"/>
      <w:marRight w:val="0"/>
      <w:marTop w:val="0"/>
      <w:marBottom w:val="0"/>
      <w:divBdr>
        <w:top w:val="none" w:sz="0" w:space="0" w:color="auto"/>
        <w:left w:val="none" w:sz="0" w:space="0" w:color="auto"/>
        <w:bottom w:val="none" w:sz="0" w:space="0" w:color="auto"/>
        <w:right w:val="none" w:sz="0" w:space="0" w:color="auto"/>
      </w:divBdr>
    </w:div>
    <w:div w:id="410397196">
      <w:bodyDiv w:val="1"/>
      <w:marLeft w:val="0"/>
      <w:marRight w:val="0"/>
      <w:marTop w:val="0"/>
      <w:marBottom w:val="0"/>
      <w:divBdr>
        <w:top w:val="none" w:sz="0" w:space="0" w:color="auto"/>
        <w:left w:val="none" w:sz="0" w:space="0" w:color="auto"/>
        <w:bottom w:val="none" w:sz="0" w:space="0" w:color="auto"/>
        <w:right w:val="none" w:sz="0" w:space="0" w:color="auto"/>
      </w:divBdr>
    </w:div>
    <w:div w:id="423767902">
      <w:bodyDiv w:val="1"/>
      <w:marLeft w:val="0"/>
      <w:marRight w:val="0"/>
      <w:marTop w:val="0"/>
      <w:marBottom w:val="0"/>
      <w:divBdr>
        <w:top w:val="none" w:sz="0" w:space="0" w:color="auto"/>
        <w:left w:val="none" w:sz="0" w:space="0" w:color="auto"/>
        <w:bottom w:val="none" w:sz="0" w:space="0" w:color="auto"/>
        <w:right w:val="none" w:sz="0" w:space="0" w:color="auto"/>
      </w:divBdr>
    </w:div>
    <w:div w:id="449979174">
      <w:bodyDiv w:val="1"/>
      <w:marLeft w:val="0"/>
      <w:marRight w:val="0"/>
      <w:marTop w:val="0"/>
      <w:marBottom w:val="0"/>
      <w:divBdr>
        <w:top w:val="none" w:sz="0" w:space="0" w:color="auto"/>
        <w:left w:val="none" w:sz="0" w:space="0" w:color="auto"/>
        <w:bottom w:val="none" w:sz="0" w:space="0" w:color="auto"/>
        <w:right w:val="none" w:sz="0" w:space="0" w:color="auto"/>
      </w:divBdr>
    </w:div>
    <w:div w:id="461771259">
      <w:bodyDiv w:val="1"/>
      <w:marLeft w:val="0"/>
      <w:marRight w:val="0"/>
      <w:marTop w:val="0"/>
      <w:marBottom w:val="0"/>
      <w:divBdr>
        <w:top w:val="none" w:sz="0" w:space="0" w:color="auto"/>
        <w:left w:val="none" w:sz="0" w:space="0" w:color="auto"/>
        <w:bottom w:val="none" w:sz="0" w:space="0" w:color="auto"/>
        <w:right w:val="none" w:sz="0" w:space="0" w:color="auto"/>
      </w:divBdr>
    </w:div>
    <w:div w:id="466581655">
      <w:bodyDiv w:val="1"/>
      <w:marLeft w:val="0"/>
      <w:marRight w:val="0"/>
      <w:marTop w:val="0"/>
      <w:marBottom w:val="0"/>
      <w:divBdr>
        <w:top w:val="none" w:sz="0" w:space="0" w:color="auto"/>
        <w:left w:val="none" w:sz="0" w:space="0" w:color="auto"/>
        <w:bottom w:val="none" w:sz="0" w:space="0" w:color="auto"/>
        <w:right w:val="none" w:sz="0" w:space="0" w:color="auto"/>
      </w:divBdr>
    </w:div>
    <w:div w:id="469710034">
      <w:bodyDiv w:val="1"/>
      <w:marLeft w:val="0"/>
      <w:marRight w:val="0"/>
      <w:marTop w:val="0"/>
      <w:marBottom w:val="0"/>
      <w:divBdr>
        <w:top w:val="none" w:sz="0" w:space="0" w:color="auto"/>
        <w:left w:val="none" w:sz="0" w:space="0" w:color="auto"/>
        <w:bottom w:val="none" w:sz="0" w:space="0" w:color="auto"/>
        <w:right w:val="none" w:sz="0" w:space="0" w:color="auto"/>
      </w:divBdr>
    </w:div>
    <w:div w:id="488711381">
      <w:bodyDiv w:val="1"/>
      <w:marLeft w:val="0"/>
      <w:marRight w:val="0"/>
      <w:marTop w:val="0"/>
      <w:marBottom w:val="0"/>
      <w:divBdr>
        <w:top w:val="none" w:sz="0" w:space="0" w:color="auto"/>
        <w:left w:val="none" w:sz="0" w:space="0" w:color="auto"/>
        <w:bottom w:val="none" w:sz="0" w:space="0" w:color="auto"/>
        <w:right w:val="none" w:sz="0" w:space="0" w:color="auto"/>
      </w:divBdr>
    </w:div>
    <w:div w:id="500707038">
      <w:bodyDiv w:val="1"/>
      <w:marLeft w:val="0"/>
      <w:marRight w:val="0"/>
      <w:marTop w:val="0"/>
      <w:marBottom w:val="0"/>
      <w:divBdr>
        <w:top w:val="none" w:sz="0" w:space="0" w:color="auto"/>
        <w:left w:val="none" w:sz="0" w:space="0" w:color="auto"/>
        <w:bottom w:val="none" w:sz="0" w:space="0" w:color="auto"/>
        <w:right w:val="none" w:sz="0" w:space="0" w:color="auto"/>
      </w:divBdr>
    </w:div>
    <w:div w:id="540674889">
      <w:bodyDiv w:val="1"/>
      <w:marLeft w:val="0"/>
      <w:marRight w:val="0"/>
      <w:marTop w:val="0"/>
      <w:marBottom w:val="0"/>
      <w:divBdr>
        <w:top w:val="none" w:sz="0" w:space="0" w:color="auto"/>
        <w:left w:val="none" w:sz="0" w:space="0" w:color="auto"/>
        <w:bottom w:val="none" w:sz="0" w:space="0" w:color="auto"/>
        <w:right w:val="none" w:sz="0" w:space="0" w:color="auto"/>
      </w:divBdr>
    </w:div>
    <w:div w:id="549612758">
      <w:bodyDiv w:val="1"/>
      <w:marLeft w:val="0"/>
      <w:marRight w:val="0"/>
      <w:marTop w:val="0"/>
      <w:marBottom w:val="0"/>
      <w:divBdr>
        <w:top w:val="none" w:sz="0" w:space="0" w:color="auto"/>
        <w:left w:val="none" w:sz="0" w:space="0" w:color="auto"/>
        <w:bottom w:val="none" w:sz="0" w:space="0" w:color="auto"/>
        <w:right w:val="none" w:sz="0" w:space="0" w:color="auto"/>
      </w:divBdr>
    </w:div>
    <w:div w:id="564805583">
      <w:bodyDiv w:val="1"/>
      <w:marLeft w:val="0"/>
      <w:marRight w:val="0"/>
      <w:marTop w:val="0"/>
      <w:marBottom w:val="0"/>
      <w:divBdr>
        <w:top w:val="none" w:sz="0" w:space="0" w:color="auto"/>
        <w:left w:val="none" w:sz="0" w:space="0" w:color="auto"/>
        <w:bottom w:val="none" w:sz="0" w:space="0" w:color="auto"/>
        <w:right w:val="none" w:sz="0" w:space="0" w:color="auto"/>
      </w:divBdr>
    </w:div>
    <w:div w:id="566956113">
      <w:bodyDiv w:val="1"/>
      <w:marLeft w:val="0"/>
      <w:marRight w:val="0"/>
      <w:marTop w:val="0"/>
      <w:marBottom w:val="0"/>
      <w:divBdr>
        <w:top w:val="none" w:sz="0" w:space="0" w:color="auto"/>
        <w:left w:val="none" w:sz="0" w:space="0" w:color="auto"/>
        <w:bottom w:val="none" w:sz="0" w:space="0" w:color="auto"/>
        <w:right w:val="none" w:sz="0" w:space="0" w:color="auto"/>
      </w:divBdr>
    </w:div>
    <w:div w:id="599678611">
      <w:bodyDiv w:val="1"/>
      <w:marLeft w:val="0"/>
      <w:marRight w:val="0"/>
      <w:marTop w:val="0"/>
      <w:marBottom w:val="0"/>
      <w:divBdr>
        <w:top w:val="none" w:sz="0" w:space="0" w:color="auto"/>
        <w:left w:val="none" w:sz="0" w:space="0" w:color="auto"/>
        <w:bottom w:val="none" w:sz="0" w:space="0" w:color="auto"/>
        <w:right w:val="none" w:sz="0" w:space="0" w:color="auto"/>
      </w:divBdr>
    </w:div>
    <w:div w:id="602612454">
      <w:bodyDiv w:val="1"/>
      <w:marLeft w:val="0"/>
      <w:marRight w:val="0"/>
      <w:marTop w:val="0"/>
      <w:marBottom w:val="0"/>
      <w:divBdr>
        <w:top w:val="none" w:sz="0" w:space="0" w:color="auto"/>
        <w:left w:val="none" w:sz="0" w:space="0" w:color="auto"/>
        <w:bottom w:val="none" w:sz="0" w:space="0" w:color="auto"/>
        <w:right w:val="none" w:sz="0" w:space="0" w:color="auto"/>
      </w:divBdr>
    </w:div>
    <w:div w:id="608247169">
      <w:bodyDiv w:val="1"/>
      <w:marLeft w:val="0"/>
      <w:marRight w:val="0"/>
      <w:marTop w:val="0"/>
      <w:marBottom w:val="0"/>
      <w:divBdr>
        <w:top w:val="none" w:sz="0" w:space="0" w:color="auto"/>
        <w:left w:val="none" w:sz="0" w:space="0" w:color="auto"/>
        <w:bottom w:val="none" w:sz="0" w:space="0" w:color="auto"/>
        <w:right w:val="none" w:sz="0" w:space="0" w:color="auto"/>
      </w:divBdr>
    </w:div>
    <w:div w:id="610287146">
      <w:bodyDiv w:val="1"/>
      <w:marLeft w:val="0"/>
      <w:marRight w:val="0"/>
      <w:marTop w:val="0"/>
      <w:marBottom w:val="0"/>
      <w:divBdr>
        <w:top w:val="none" w:sz="0" w:space="0" w:color="auto"/>
        <w:left w:val="none" w:sz="0" w:space="0" w:color="auto"/>
        <w:bottom w:val="none" w:sz="0" w:space="0" w:color="auto"/>
        <w:right w:val="none" w:sz="0" w:space="0" w:color="auto"/>
      </w:divBdr>
    </w:div>
    <w:div w:id="626086403">
      <w:bodyDiv w:val="1"/>
      <w:marLeft w:val="0"/>
      <w:marRight w:val="0"/>
      <w:marTop w:val="0"/>
      <w:marBottom w:val="0"/>
      <w:divBdr>
        <w:top w:val="none" w:sz="0" w:space="0" w:color="auto"/>
        <w:left w:val="none" w:sz="0" w:space="0" w:color="auto"/>
        <w:bottom w:val="none" w:sz="0" w:space="0" w:color="auto"/>
        <w:right w:val="none" w:sz="0" w:space="0" w:color="auto"/>
      </w:divBdr>
    </w:div>
    <w:div w:id="638923868">
      <w:bodyDiv w:val="1"/>
      <w:marLeft w:val="0"/>
      <w:marRight w:val="0"/>
      <w:marTop w:val="0"/>
      <w:marBottom w:val="0"/>
      <w:divBdr>
        <w:top w:val="none" w:sz="0" w:space="0" w:color="auto"/>
        <w:left w:val="none" w:sz="0" w:space="0" w:color="auto"/>
        <w:bottom w:val="none" w:sz="0" w:space="0" w:color="auto"/>
        <w:right w:val="none" w:sz="0" w:space="0" w:color="auto"/>
      </w:divBdr>
    </w:div>
    <w:div w:id="646472129">
      <w:bodyDiv w:val="1"/>
      <w:marLeft w:val="0"/>
      <w:marRight w:val="0"/>
      <w:marTop w:val="0"/>
      <w:marBottom w:val="0"/>
      <w:divBdr>
        <w:top w:val="none" w:sz="0" w:space="0" w:color="auto"/>
        <w:left w:val="none" w:sz="0" w:space="0" w:color="auto"/>
        <w:bottom w:val="none" w:sz="0" w:space="0" w:color="auto"/>
        <w:right w:val="none" w:sz="0" w:space="0" w:color="auto"/>
      </w:divBdr>
    </w:div>
    <w:div w:id="660431904">
      <w:bodyDiv w:val="1"/>
      <w:marLeft w:val="0"/>
      <w:marRight w:val="0"/>
      <w:marTop w:val="0"/>
      <w:marBottom w:val="0"/>
      <w:divBdr>
        <w:top w:val="none" w:sz="0" w:space="0" w:color="auto"/>
        <w:left w:val="none" w:sz="0" w:space="0" w:color="auto"/>
        <w:bottom w:val="none" w:sz="0" w:space="0" w:color="auto"/>
        <w:right w:val="none" w:sz="0" w:space="0" w:color="auto"/>
      </w:divBdr>
    </w:div>
    <w:div w:id="671375225">
      <w:bodyDiv w:val="1"/>
      <w:marLeft w:val="0"/>
      <w:marRight w:val="0"/>
      <w:marTop w:val="0"/>
      <w:marBottom w:val="0"/>
      <w:divBdr>
        <w:top w:val="none" w:sz="0" w:space="0" w:color="auto"/>
        <w:left w:val="none" w:sz="0" w:space="0" w:color="auto"/>
        <w:bottom w:val="none" w:sz="0" w:space="0" w:color="auto"/>
        <w:right w:val="none" w:sz="0" w:space="0" w:color="auto"/>
      </w:divBdr>
    </w:div>
    <w:div w:id="671953341">
      <w:bodyDiv w:val="1"/>
      <w:marLeft w:val="0"/>
      <w:marRight w:val="0"/>
      <w:marTop w:val="0"/>
      <w:marBottom w:val="0"/>
      <w:divBdr>
        <w:top w:val="none" w:sz="0" w:space="0" w:color="auto"/>
        <w:left w:val="none" w:sz="0" w:space="0" w:color="auto"/>
        <w:bottom w:val="none" w:sz="0" w:space="0" w:color="auto"/>
        <w:right w:val="none" w:sz="0" w:space="0" w:color="auto"/>
      </w:divBdr>
    </w:div>
    <w:div w:id="682974356">
      <w:bodyDiv w:val="1"/>
      <w:marLeft w:val="0"/>
      <w:marRight w:val="0"/>
      <w:marTop w:val="0"/>
      <w:marBottom w:val="0"/>
      <w:divBdr>
        <w:top w:val="none" w:sz="0" w:space="0" w:color="auto"/>
        <w:left w:val="none" w:sz="0" w:space="0" w:color="auto"/>
        <w:bottom w:val="none" w:sz="0" w:space="0" w:color="auto"/>
        <w:right w:val="none" w:sz="0" w:space="0" w:color="auto"/>
      </w:divBdr>
    </w:div>
    <w:div w:id="704208489">
      <w:bodyDiv w:val="1"/>
      <w:marLeft w:val="0"/>
      <w:marRight w:val="0"/>
      <w:marTop w:val="0"/>
      <w:marBottom w:val="0"/>
      <w:divBdr>
        <w:top w:val="none" w:sz="0" w:space="0" w:color="auto"/>
        <w:left w:val="none" w:sz="0" w:space="0" w:color="auto"/>
        <w:bottom w:val="none" w:sz="0" w:space="0" w:color="auto"/>
        <w:right w:val="none" w:sz="0" w:space="0" w:color="auto"/>
      </w:divBdr>
    </w:div>
    <w:div w:id="709456479">
      <w:bodyDiv w:val="1"/>
      <w:marLeft w:val="0"/>
      <w:marRight w:val="0"/>
      <w:marTop w:val="0"/>
      <w:marBottom w:val="0"/>
      <w:divBdr>
        <w:top w:val="none" w:sz="0" w:space="0" w:color="auto"/>
        <w:left w:val="none" w:sz="0" w:space="0" w:color="auto"/>
        <w:bottom w:val="none" w:sz="0" w:space="0" w:color="auto"/>
        <w:right w:val="none" w:sz="0" w:space="0" w:color="auto"/>
      </w:divBdr>
    </w:div>
    <w:div w:id="732627483">
      <w:bodyDiv w:val="1"/>
      <w:marLeft w:val="0"/>
      <w:marRight w:val="0"/>
      <w:marTop w:val="0"/>
      <w:marBottom w:val="0"/>
      <w:divBdr>
        <w:top w:val="none" w:sz="0" w:space="0" w:color="auto"/>
        <w:left w:val="none" w:sz="0" w:space="0" w:color="auto"/>
        <w:bottom w:val="none" w:sz="0" w:space="0" w:color="auto"/>
        <w:right w:val="none" w:sz="0" w:space="0" w:color="auto"/>
      </w:divBdr>
    </w:div>
    <w:div w:id="749935979">
      <w:bodyDiv w:val="1"/>
      <w:marLeft w:val="0"/>
      <w:marRight w:val="0"/>
      <w:marTop w:val="0"/>
      <w:marBottom w:val="0"/>
      <w:divBdr>
        <w:top w:val="none" w:sz="0" w:space="0" w:color="auto"/>
        <w:left w:val="none" w:sz="0" w:space="0" w:color="auto"/>
        <w:bottom w:val="none" w:sz="0" w:space="0" w:color="auto"/>
        <w:right w:val="none" w:sz="0" w:space="0" w:color="auto"/>
      </w:divBdr>
    </w:div>
    <w:div w:id="752705611">
      <w:bodyDiv w:val="1"/>
      <w:marLeft w:val="0"/>
      <w:marRight w:val="0"/>
      <w:marTop w:val="0"/>
      <w:marBottom w:val="0"/>
      <w:divBdr>
        <w:top w:val="none" w:sz="0" w:space="0" w:color="auto"/>
        <w:left w:val="none" w:sz="0" w:space="0" w:color="auto"/>
        <w:bottom w:val="none" w:sz="0" w:space="0" w:color="auto"/>
        <w:right w:val="none" w:sz="0" w:space="0" w:color="auto"/>
      </w:divBdr>
    </w:div>
    <w:div w:id="754782744">
      <w:bodyDiv w:val="1"/>
      <w:marLeft w:val="0"/>
      <w:marRight w:val="0"/>
      <w:marTop w:val="0"/>
      <w:marBottom w:val="0"/>
      <w:divBdr>
        <w:top w:val="none" w:sz="0" w:space="0" w:color="auto"/>
        <w:left w:val="none" w:sz="0" w:space="0" w:color="auto"/>
        <w:bottom w:val="none" w:sz="0" w:space="0" w:color="auto"/>
        <w:right w:val="none" w:sz="0" w:space="0" w:color="auto"/>
      </w:divBdr>
    </w:div>
    <w:div w:id="760833264">
      <w:bodyDiv w:val="1"/>
      <w:marLeft w:val="0"/>
      <w:marRight w:val="0"/>
      <w:marTop w:val="0"/>
      <w:marBottom w:val="0"/>
      <w:divBdr>
        <w:top w:val="none" w:sz="0" w:space="0" w:color="auto"/>
        <w:left w:val="none" w:sz="0" w:space="0" w:color="auto"/>
        <w:bottom w:val="none" w:sz="0" w:space="0" w:color="auto"/>
        <w:right w:val="none" w:sz="0" w:space="0" w:color="auto"/>
      </w:divBdr>
    </w:div>
    <w:div w:id="782728931">
      <w:bodyDiv w:val="1"/>
      <w:marLeft w:val="0"/>
      <w:marRight w:val="0"/>
      <w:marTop w:val="0"/>
      <w:marBottom w:val="0"/>
      <w:divBdr>
        <w:top w:val="none" w:sz="0" w:space="0" w:color="auto"/>
        <w:left w:val="none" w:sz="0" w:space="0" w:color="auto"/>
        <w:bottom w:val="none" w:sz="0" w:space="0" w:color="auto"/>
        <w:right w:val="none" w:sz="0" w:space="0" w:color="auto"/>
      </w:divBdr>
    </w:div>
    <w:div w:id="784692067">
      <w:bodyDiv w:val="1"/>
      <w:marLeft w:val="0"/>
      <w:marRight w:val="0"/>
      <w:marTop w:val="0"/>
      <w:marBottom w:val="0"/>
      <w:divBdr>
        <w:top w:val="none" w:sz="0" w:space="0" w:color="auto"/>
        <w:left w:val="none" w:sz="0" w:space="0" w:color="auto"/>
        <w:bottom w:val="none" w:sz="0" w:space="0" w:color="auto"/>
        <w:right w:val="none" w:sz="0" w:space="0" w:color="auto"/>
      </w:divBdr>
    </w:div>
    <w:div w:id="789667529">
      <w:bodyDiv w:val="1"/>
      <w:marLeft w:val="0"/>
      <w:marRight w:val="0"/>
      <w:marTop w:val="0"/>
      <w:marBottom w:val="0"/>
      <w:divBdr>
        <w:top w:val="none" w:sz="0" w:space="0" w:color="auto"/>
        <w:left w:val="none" w:sz="0" w:space="0" w:color="auto"/>
        <w:bottom w:val="none" w:sz="0" w:space="0" w:color="auto"/>
        <w:right w:val="none" w:sz="0" w:space="0" w:color="auto"/>
      </w:divBdr>
    </w:div>
    <w:div w:id="797069212">
      <w:bodyDiv w:val="1"/>
      <w:marLeft w:val="0"/>
      <w:marRight w:val="0"/>
      <w:marTop w:val="0"/>
      <w:marBottom w:val="0"/>
      <w:divBdr>
        <w:top w:val="none" w:sz="0" w:space="0" w:color="auto"/>
        <w:left w:val="none" w:sz="0" w:space="0" w:color="auto"/>
        <w:bottom w:val="none" w:sz="0" w:space="0" w:color="auto"/>
        <w:right w:val="none" w:sz="0" w:space="0" w:color="auto"/>
      </w:divBdr>
    </w:div>
    <w:div w:id="825897225">
      <w:bodyDiv w:val="1"/>
      <w:marLeft w:val="0"/>
      <w:marRight w:val="0"/>
      <w:marTop w:val="0"/>
      <w:marBottom w:val="0"/>
      <w:divBdr>
        <w:top w:val="none" w:sz="0" w:space="0" w:color="auto"/>
        <w:left w:val="none" w:sz="0" w:space="0" w:color="auto"/>
        <w:bottom w:val="none" w:sz="0" w:space="0" w:color="auto"/>
        <w:right w:val="none" w:sz="0" w:space="0" w:color="auto"/>
      </w:divBdr>
    </w:div>
    <w:div w:id="830635287">
      <w:bodyDiv w:val="1"/>
      <w:marLeft w:val="0"/>
      <w:marRight w:val="0"/>
      <w:marTop w:val="0"/>
      <w:marBottom w:val="0"/>
      <w:divBdr>
        <w:top w:val="none" w:sz="0" w:space="0" w:color="auto"/>
        <w:left w:val="none" w:sz="0" w:space="0" w:color="auto"/>
        <w:bottom w:val="none" w:sz="0" w:space="0" w:color="auto"/>
        <w:right w:val="none" w:sz="0" w:space="0" w:color="auto"/>
      </w:divBdr>
    </w:div>
    <w:div w:id="831601758">
      <w:bodyDiv w:val="1"/>
      <w:marLeft w:val="0"/>
      <w:marRight w:val="0"/>
      <w:marTop w:val="0"/>
      <w:marBottom w:val="0"/>
      <w:divBdr>
        <w:top w:val="none" w:sz="0" w:space="0" w:color="auto"/>
        <w:left w:val="none" w:sz="0" w:space="0" w:color="auto"/>
        <w:bottom w:val="none" w:sz="0" w:space="0" w:color="auto"/>
        <w:right w:val="none" w:sz="0" w:space="0" w:color="auto"/>
      </w:divBdr>
    </w:div>
    <w:div w:id="854853542">
      <w:bodyDiv w:val="1"/>
      <w:marLeft w:val="0"/>
      <w:marRight w:val="0"/>
      <w:marTop w:val="0"/>
      <w:marBottom w:val="0"/>
      <w:divBdr>
        <w:top w:val="none" w:sz="0" w:space="0" w:color="auto"/>
        <w:left w:val="none" w:sz="0" w:space="0" w:color="auto"/>
        <w:bottom w:val="none" w:sz="0" w:space="0" w:color="auto"/>
        <w:right w:val="none" w:sz="0" w:space="0" w:color="auto"/>
      </w:divBdr>
    </w:div>
    <w:div w:id="867135979">
      <w:bodyDiv w:val="1"/>
      <w:marLeft w:val="0"/>
      <w:marRight w:val="0"/>
      <w:marTop w:val="0"/>
      <w:marBottom w:val="0"/>
      <w:divBdr>
        <w:top w:val="none" w:sz="0" w:space="0" w:color="auto"/>
        <w:left w:val="none" w:sz="0" w:space="0" w:color="auto"/>
        <w:bottom w:val="none" w:sz="0" w:space="0" w:color="auto"/>
        <w:right w:val="none" w:sz="0" w:space="0" w:color="auto"/>
      </w:divBdr>
    </w:div>
    <w:div w:id="870070370">
      <w:bodyDiv w:val="1"/>
      <w:marLeft w:val="0"/>
      <w:marRight w:val="0"/>
      <w:marTop w:val="0"/>
      <w:marBottom w:val="0"/>
      <w:divBdr>
        <w:top w:val="none" w:sz="0" w:space="0" w:color="auto"/>
        <w:left w:val="none" w:sz="0" w:space="0" w:color="auto"/>
        <w:bottom w:val="none" w:sz="0" w:space="0" w:color="auto"/>
        <w:right w:val="none" w:sz="0" w:space="0" w:color="auto"/>
      </w:divBdr>
    </w:div>
    <w:div w:id="881214167">
      <w:bodyDiv w:val="1"/>
      <w:marLeft w:val="0"/>
      <w:marRight w:val="0"/>
      <w:marTop w:val="0"/>
      <w:marBottom w:val="0"/>
      <w:divBdr>
        <w:top w:val="none" w:sz="0" w:space="0" w:color="auto"/>
        <w:left w:val="none" w:sz="0" w:space="0" w:color="auto"/>
        <w:bottom w:val="none" w:sz="0" w:space="0" w:color="auto"/>
        <w:right w:val="none" w:sz="0" w:space="0" w:color="auto"/>
      </w:divBdr>
    </w:div>
    <w:div w:id="900558293">
      <w:bodyDiv w:val="1"/>
      <w:marLeft w:val="0"/>
      <w:marRight w:val="0"/>
      <w:marTop w:val="0"/>
      <w:marBottom w:val="0"/>
      <w:divBdr>
        <w:top w:val="none" w:sz="0" w:space="0" w:color="auto"/>
        <w:left w:val="none" w:sz="0" w:space="0" w:color="auto"/>
        <w:bottom w:val="none" w:sz="0" w:space="0" w:color="auto"/>
        <w:right w:val="none" w:sz="0" w:space="0" w:color="auto"/>
      </w:divBdr>
    </w:div>
    <w:div w:id="908883842">
      <w:bodyDiv w:val="1"/>
      <w:marLeft w:val="0"/>
      <w:marRight w:val="0"/>
      <w:marTop w:val="0"/>
      <w:marBottom w:val="0"/>
      <w:divBdr>
        <w:top w:val="none" w:sz="0" w:space="0" w:color="auto"/>
        <w:left w:val="none" w:sz="0" w:space="0" w:color="auto"/>
        <w:bottom w:val="none" w:sz="0" w:space="0" w:color="auto"/>
        <w:right w:val="none" w:sz="0" w:space="0" w:color="auto"/>
      </w:divBdr>
    </w:div>
    <w:div w:id="936789671">
      <w:bodyDiv w:val="1"/>
      <w:marLeft w:val="0"/>
      <w:marRight w:val="0"/>
      <w:marTop w:val="0"/>
      <w:marBottom w:val="0"/>
      <w:divBdr>
        <w:top w:val="none" w:sz="0" w:space="0" w:color="auto"/>
        <w:left w:val="none" w:sz="0" w:space="0" w:color="auto"/>
        <w:bottom w:val="none" w:sz="0" w:space="0" w:color="auto"/>
        <w:right w:val="none" w:sz="0" w:space="0" w:color="auto"/>
      </w:divBdr>
    </w:div>
    <w:div w:id="950209877">
      <w:bodyDiv w:val="1"/>
      <w:marLeft w:val="0"/>
      <w:marRight w:val="0"/>
      <w:marTop w:val="0"/>
      <w:marBottom w:val="0"/>
      <w:divBdr>
        <w:top w:val="none" w:sz="0" w:space="0" w:color="auto"/>
        <w:left w:val="none" w:sz="0" w:space="0" w:color="auto"/>
        <w:bottom w:val="none" w:sz="0" w:space="0" w:color="auto"/>
        <w:right w:val="none" w:sz="0" w:space="0" w:color="auto"/>
      </w:divBdr>
    </w:div>
    <w:div w:id="960958319">
      <w:bodyDiv w:val="1"/>
      <w:marLeft w:val="0"/>
      <w:marRight w:val="0"/>
      <w:marTop w:val="0"/>
      <w:marBottom w:val="0"/>
      <w:divBdr>
        <w:top w:val="none" w:sz="0" w:space="0" w:color="auto"/>
        <w:left w:val="none" w:sz="0" w:space="0" w:color="auto"/>
        <w:bottom w:val="none" w:sz="0" w:space="0" w:color="auto"/>
        <w:right w:val="none" w:sz="0" w:space="0" w:color="auto"/>
      </w:divBdr>
    </w:div>
    <w:div w:id="963118699">
      <w:bodyDiv w:val="1"/>
      <w:marLeft w:val="0"/>
      <w:marRight w:val="0"/>
      <w:marTop w:val="0"/>
      <w:marBottom w:val="0"/>
      <w:divBdr>
        <w:top w:val="none" w:sz="0" w:space="0" w:color="auto"/>
        <w:left w:val="none" w:sz="0" w:space="0" w:color="auto"/>
        <w:bottom w:val="none" w:sz="0" w:space="0" w:color="auto"/>
        <w:right w:val="none" w:sz="0" w:space="0" w:color="auto"/>
      </w:divBdr>
    </w:div>
    <w:div w:id="967662197">
      <w:bodyDiv w:val="1"/>
      <w:marLeft w:val="0"/>
      <w:marRight w:val="0"/>
      <w:marTop w:val="0"/>
      <w:marBottom w:val="0"/>
      <w:divBdr>
        <w:top w:val="none" w:sz="0" w:space="0" w:color="auto"/>
        <w:left w:val="none" w:sz="0" w:space="0" w:color="auto"/>
        <w:bottom w:val="none" w:sz="0" w:space="0" w:color="auto"/>
        <w:right w:val="none" w:sz="0" w:space="0" w:color="auto"/>
      </w:divBdr>
    </w:div>
    <w:div w:id="979042903">
      <w:bodyDiv w:val="1"/>
      <w:marLeft w:val="0"/>
      <w:marRight w:val="0"/>
      <w:marTop w:val="0"/>
      <w:marBottom w:val="0"/>
      <w:divBdr>
        <w:top w:val="none" w:sz="0" w:space="0" w:color="auto"/>
        <w:left w:val="none" w:sz="0" w:space="0" w:color="auto"/>
        <w:bottom w:val="none" w:sz="0" w:space="0" w:color="auto"/>
        <w:right w:val="none" w:sz="0" w:space="0" w:color="auto"/>
      </w:divBdr>
    </w:div>
    <w:div w:id="986665677">
      <w:bodyDiv w:val="1"/>
      <w:marLeft w:val="0"/>
      <w:marRight w:val="0"/>
      <w:marTop w:val="0"/>
      <w:marBottom w:val="0"/>
      <w:divBdr>
        <w:top w:val="none" w:sz="0" w:space="0" w:color="auto"/>
        <w:left w:val="none" w:sz="0" w:space="0" w:color="auto"/>
        <w:bottom w:val="none" w:sz="0" w:space="0" w:color="auto"/>
        <w:right w:val="none" w:sz="0" w:space="0" w:color="auto"/>
      </w:divBdr>
    </w:div>
    <w:div w:id="997808803">
      <w:bodyDiv w:val="1"/>
      <w:marLeft w:val="0"/>
      <w:marRight w:val="0"/>
      <w:marTop w:val="0"/>
      <w:marBottom w:val="0"/>
      <w:divBdr>
        <w:top w:val="none" w:sz="0" w:space="0" w:color="auto"/>
        <w:left w:val="none" w:sz="0" w:space="0" w:color="auto"/>
        <w:bottom w:val="none" w:sz="0" w:space="0" w:color="auto"/>
        <w:right w:val="none" w:sz="0" w:space="0" w:color="auto"/>
      </w:divBdr>
    </w:div>
    <w:div w:id="1018385043">
      <w:bodyDiv w:val="1"/>
      <w:marLeft w:val="0"/>
      <w:marRight w:val="0"/>
      <w:marTop w:val="0"/>
      <w:marBottom w:val="0"/>
      <w:divBdr>
        <w:top w:val="none" w:sz="0" w:space="0" w:color="auto"/>
        <w:left w:val="none" w:sz="0" w:space="0" w:color="auto"/>
        <w:bottom w:val="none" w:sz="0" w:space="0" w:color="auto"/>
        <w:right w:val="none" w:sz="0" w:space="0" w:color="auto"/>
      </w:divBdr>
    </w:div>
    <w:div w:id="1041519299">
      <w:bodyDiv w:val="1"/>
      <w:marLeft w:val="0"/>
      <w:marRight w:val="0"/>
      <w:marTop w:val="0"/>
      <w:marBottom w:val="0"/>
      <w:divBdr>
        <w:top w:val="none" w:sz="0" w:space="0" w:color="auto"/>
        <w:left w:val="none" w:sz="0" w:space="0" w:color="auto"/>
        <w:bottom w:val="none" w:sz="0" w:space="0" w:color="auto"/>
        <w:right w:val="none" w:sz="0" w:space="0" w:color="auto"/>
      </w:divBdr>
    </w:div>
    <w:div w:id="1049063886">
      <w:bodyDiv w:val="1"/>
      <w:marLeft w:val="0"/>
      <w:marRight w:val="0"/>
      <w:marTop w:val="0"/>
      <w:marBottom w:val="0"/>
      <w:divBdr>
        <w:top w:val="none" w:sz="0" w:space="0" w:color="auto"/>
        <w:left w:val="none" w:sz="0" w:space="0" w:color="auto"/>
        <w:bottom w:val="none" w:sz="0" w:space="0" w:color="auto"/>
        <w:right w:val="none" w:sz="0" w:space="0" w:color="auto"/>
      </w:divBdr>
    </w:div>
    <w:div w:id="1065488934">
      <w:bodyDiv w:val="1"/>
      <w:marLeft w:val="0"/>
      <w:marRight w:val="0"/>
      <w:marTop w:val="0"/>
      <w:marBottom w:val="0"/>
      <w:divBdr>
        <w:top w:val="none" w:sz="0" w:space="0" w:color="auto"/>
        <w:left w:val="none" w:sz="0" w:space="0" w:color="auto"/>
        <w:bottom w:val="none" w:sz="0" w:space="0" w:color="auto"/>
        <w:right w:val="none" w:sz="0" w:space="0" w:color="auto"/>
      </w:divBdr>
    </w:div>
    <w:div w:id="1082917710">
      <w:bodyDiv w:val="1"/>
      <w:marLeft w:val="0"/>
      <w:marRight w:val="0"/>
      <w:marTop w:val="0"/>
      <w:marBottom w:val="0"/>
      <w:divBdr>
        <w:top w:val="none" w:sz="0" w:space="0" w:color="auto"/>
        <w:left w:val="none" w:sz="0" w:space="0" w:color="auto"/>
        <w:bottom w:val="none" w:sz="0" w:space="0" w:color="auto"/>
        <w:right w:val="none" w:sz="0" w:space="0" w:color="auto"/>
      </w:divBdr>
    </w:div>
    <w:div w:id="1086803358">
      <w:bodyDiv w:val="1"/>
      <w:marLeft w:val="0"/>
      <w:marRight w:val="0"/>
      <w:marTop w:val="0"/>
      <w:marBottom w:val="0"/>
      <w:divBdr>
        <w:top w:val="none" w:sz="0" w:space="0" w:color="auto"/>
        <w:left w:val="none" w:sz="0" w:space="0" w:color="auto"/>
        <w:bottom w:val="none" w:sz="0" w:space="0" w:color="auto"/>
        <w:right w:val="none" w:sz="0" w:space="0" w:color="auto"/>
      </w:divBdr>
    </w:div>
    <w:div w:id="1092313667">
      <w:bodyDiv w:val="1"/>
      <w:marLeft w:val="0"/>
      <w:marRight w:val="0"/>
      <w:marTop w:val="0"/>
      <w:marBottom w:val="0"/>
      <w:divBdr>
        <w:top w:val="none" w:sz="0" w:space="0" w:color="auto"/>
        <w:left w:val="none" w:sz="0" w:space="0" w:color="auto"/>
        <w:bottom w:val="none" w:sz="0" w:space="0" w:color="auto"/>
        <w:right w:val="none" w:sz="0" w:space="0" w:color="auto"/>
      </w:divBdr>
    </w:div>
    <w:div w:id="1092819462">
      <w:bodyDiv w:val="1"/>
      <w:marLeft w:val="0"/>
      <w:marRight w:val="0"/>
      <w:marTop w:val="0"/>
      <w:marBottom w:val="0"/>
      <w:divBdr>
        <w:top w:val="none" w:sz="0" w:space="0" w:color="auto"/>
        <w:left w:val="none" w:sz="0" w:space="0" w:color="auto"/>
        <w:bottom w:val="none" w:sz="0" w:space="0" w:color="auto"/>
        <w:right w:val="none" w:sz="0" w:space="0" w:color="auto"/>
      </w:divBdr>
    </w:div>
    <w:div w:id="1105230398">
      <w:bodyDiv w:val="1"/>
      <w:marLeft w:val="0"/>
      <w:marRight w:val="0"/>
      <w:marTop w:val="0"/>
      <w:marBottom w:val="0"/>
      <w:divBdr>
        <w:top w:val="none" w:sz="0" w:space="0" w:color="auto"/>
        <w:left w:val="none" w:sz="0" w:space="0" w:color="auto"/>
        <w:bottom w:val="none" w:sz="0" w:space="0" w:color="auto"/>
        <w:right w:val="none" w:sz="0" w:space="0" w:color="auto"/>
      </w:divBdr>
    </w:div>
    <w:div w:id="1130441061">
      <w:bodyDiv w:val="1"/>
      <w:marLeft w:val="0"/>
      <w:marRight w:val="0"/>
      <w:marTop w:val="0"/>
      <w:marBottom w:val="0"/>
      <w:divBdr>
        <w:top w:val="none" w:sz="0" w:space="0" w:color="auto"/>
        <w:left w:val="none" w:sz="0" w:space="0" w:color="auto"/>
        <w:bottom w:val="none" w:sz="0" w:space="0" w:color="auto"/>
        <w:right w:val="none" w:sz="0" w:space="0" w:color="auto"/>
      </w:divBdr>
    </w:div>
    <w:div w:id="1135026495">
      <w:bodyDiv w:val="1"/>
      <w:marLeft w:val="0"/>
      <w:marRight w:val="0"/>
      <w:marTop w:val="0"/>
      <w:marBottom w:val="0"/>
      <w:divBdr>
        <w:top w:val="none" w:sz="0" w:space="0" w:color="auto"/>
        <w:left w:val="none" w:sz="0" w:space="0" w:color="auto"/>
        <w:bottom w:val="none" w:sz="0" w:space="0" w:color="auto"/>
        <w:right w:val="none" w:sz="0" w:space="0" w:color="auto"/>
      </w:divBdr>
    </w:div>
    <w:div w:id="1142502133">
      <w:bodyDiv w:val="1"/>
      <w:marLeft w:val="0"/>
      <w:marRight w:val="0"/>
      <w:marTop w:val="0"/>
      <w:marBottom w:val="0"/>
      <w:divBdr>
        <w:top w:val="none" w:sz="0" w:space="0" w:color="auto"/>
        <w:left w:val="none" w:sz="0" w:space="0" w:color="auto"/>
        <w:bottom w:val="none" w:sz="0" w:space="0" w:color="auto"/>
        <w:right w:val="none" w:sz="0" w:space="0" w:color="auto"/>
      </w:divBdr>
    </w:div>
    <w:div w:id="1144737320">
      <w:bodyDiv w:val="1"/>
      <w:marLeft w:val="0"/>
      <w:marRight w:val="0"/>
      <w:marTop w:val="0"/>
      <w:marBottom w:val="0"/>
      <w:divBdr>
        <w:top w:val="none" w:sz="0" w:space="0" w:color="auto"/>
        <w:left w:val="none" w:sz="0" w:space="0" w:color="auto"/>
        <w:bottom w:val="none" w:sz="0" w:space="0" w:color="auto"/>
        <w:right w:val="none" w:sz="0" w:space="0" w:color="auto"/>
      </w:divBdr>
    </w:div>
    <w:div w:id="1147673498">
      <w:bodyDiv w:val="1"/>
      <w:marLeft w:val="0"/>
      <w:marRight w:val="0"/>
      <w:marTop w:val="0"/>
      <w:marBottom w:val="0"/>
      <w:divBdr>
        <w:top w:val="none" w:sz="0" w:space="0" w:color="auto"/>
        <w:left w:val="none" w:sz="0" w:space="0" w:color="auto"/>
        <w:bottom w:val="none" w:sz="0" w:space="0" w:color="auto"/>
        <w:right w:val="none" w:sz="0" w:space="0" w:color="auto"/>
      </w:divBdr>
    </w:div>
    <w:div w:id="1156991538">
      <w:bodyDiv w:val="1"/>
      <w:marLeft w:val="0"/>
      <w:marRight w:val="0"/>
      <w:marTop w:val="0"/>
      <w:marBottom w:val="0"/>
      <w:divBdr>
        <w:top w:val="none" w:sz="0" w:space="0" w:color="auto"/>
        <w:left w:val="none" w:sz="0" w:space="0" w:color="auto"/>
        <w:bottom w:val="none" w:sz="0" w:space="0" w:color="auto"/>
        <w:right w:val="none" w:sz="0" w:space="0" w:color="auto"/>
      </w:divBdr>
    </w:div>
    <w:div w:id="1171524581">
      <w:bodyDiv w:val="1"/>
      <w:marLeft w:val="0"/>
      <w:marRight w:val="0"/>
      <w:marTop w:val="0"/>
      <w:marBottom w:val="0"/>
      <w:divBdr>
        <w:top w:val="none" w:sz="0" w:space="0" w:color="auto"/>
        <w:left w:val="none" w:sz="0" w:space="0" w:color="auto"/>
        <w:bottom w:val="none" w:sz="0" w:space="0" w:color="auto"/>
        <w:right w:val="none" w:sz="0" w:space="0" w:color="auto"/>
      </w:divBdr>
    </w:div>
    <w:div w:id="1172380723">
      <w:bodyDiv w:val="1"/>
      <w:marLeft w:val="0"/>
      <w:marRight w:val="0"/>
      <w:marTop w:val="0"/>
      <w:marBottom w:val="0"/>
      <w:divBdr>
        <w:top w:val="none" w:sz="0" w:space="0" w:color="auto"/>
        <w:left w:val="none" w:sz="0" w:space="0" w:color="auto"/>
        <w:bottom w:val="none" w:sz="0" w:space="0" w:color="auto"/>
        <w:right w:val="none" w:sz="0" w:space="0" w:color="auto"/>
      </w:divBdr>
    </w:div>
    <w:div w:id="1175144597">
      <w:bodyDiv w:val="1"/>
      <w:marLeft w:val="0"/>
      <w:marRight w:val="0"/>
      <w:marTop w:val="0"/>
      <w:marBottom w:val="0"/>
      <w:divBdr>
        <w:top w:val="none" w:sz="0" w:space="0" w:color="auto"/>
        <w:left w:val="none" w:sz="0" w:space="0" w:color="auto"/>
        <w:bottom w:val="none" w:sz="0" w:space="0" w:color="auto"/>
        <w:right w:val="none" w:sz="0" w:space="0" w:color="auto"/>
      </w:divBdr>
    </w:div>
    <w:div w:id="1175654928">
      <w:bodyDiv w:val="1"/>
      <w:marLeft w:val="0"/>
      <w:marRight w:val="0"/>
      <w:marTop w:val="0"/>
      <w:marBottom w:val="0"/>
      <w:divBdr>
        <w:top w:val="none" w:sz="0" w:space="0" w:color="auto"/>
        <w:left w:val="none" w:sz="0" w:space="0" w:color="auto"/>
        <w:bottom w:val="none" w:sz="0" w:space="0" w:color="auto"/>
        <w:right w:val="none" w:sz="0" w:space="0" w:color="auto"/>
      </w:divBdr>
    </w:div>
    <w:div w:id="1179852745">
      <w:bodyDiv w:val="1"/>
      <w:marLeft w:val="0"/>
      <w:marRight w:val="0"/>
      <w:marTop w:val="0"/>
      <w:marBottom w:val="0"/>
      <w:divBdr>
        <w:top w:val="none" w:sz="0" w:space="0" w:color="auto"/>
        <w:left w:val="none" w:sz="0" w:space="0" w:color="auto"/>
        <w:bottom w:val="none" w:sz="0" w:space="0" w:color="auto"/>
        <w:right w:val="none" w:sz="0" w:space="0" w:color="auto"/>
      </w:divBdr>
    </w:div>
    <w:div w:id="1180512577">
      <w:bodyDiv w:val="1"/>
      <w:marLeft w:val="0"/>
      <w:marRight w:val="0"/>
      <w:marTop w:val="0"/>
      <w:marBottom w:val="0"/>
      <w:divBdr>
        <w:top w:val="none" w:sz="0" w:space="0" w:color="auto"/>
        <w:left w:val="none" w:sz="0" w:space="0" w:color="auto"/>
        <w:bottom w:val="none" w:sz="0" w:space="0" w:color="auto"/>
        <w:right w:val="none" w:sz="0" w:space="0" w:color="auto"/>
      </w:divBdr>
    </w:div>
    <w:div w:id="1206866879">
      <w:bodyDiv w:val="1"/>
      <w:marLeft w:val="0"/>
      <w:marRight w:val="0"/>
      <w:marTop w:val="0"/>
      <w:marBottom w:val="0"/>
      <w:divBdr>
        <w:top w:val="none" w:sz="0" w:space="0" w:color="auto"/>
        <w:left w:val="none" w:sz="0" w:space="0" w:color="auto"/>
        <w:bottom w:val="none" w:sz="0" w:space="0" w:color="auto"/>
        <w:right w:val="none" w:sz="0" w:space="0" w:color="auto"/>
      </w:divBdr>
    </w:div>
    <w:div w:id="1213079142">
      <w:bodyDiv w:val="1"/>
      <w:marLeft w:val="0"/>
      <w:marRight w:val="0"/>
      <w:marTop w:val="0"/>
      <w:marBottom w:val="0"/>
      <w:divBdr>
        <w:top w:val="none" w:sz="0" w:space="0" w:color="auto"/>
        <w:left w:val="none" w:sz="0" w:space="0" w:color="auto"/>
        <w:bottom w:val="none" w:sz="0" w:space="0" w:color="auto"/>
        <w:right w:val="none" w:sz="0" w:space="0" w:color="auto"/>
      </w:divBdr>
    </w:div>
    <w:div w:id="1221745448">
      <w:bodyDiv w:val="1"/>
      <w:marLeft w:val="0"/>
      <w:marRight w:val="0"/>
      <w:marTop w:val="0"/>
      <w:marBottom w:val="0"/>
      <w:divBdr>
        <w:top w:val="none" w:sz="0" w:space="0" w:color="auto"/>
        <w:left w:val="none" w:sz="0" w:space="0" w:color="auto"/>
        <w:bottom w:val="none" w:sz="0" w:space="0" w:color="auto"/>
        <w:right w:val="none" w:sz="0" w:space="0" w:color="auto"/>
      </w:divBdr>
    </w:div>
    <w:div w:id="1228302316">
      <w:bodyDiv w:val="1"/>
      <w:marLeft w:val="0"/>
      <w:marRight w:val="0"/>
      <w:marTop w:val="0"/>
      <w:marBottom w:val="0"/>
      <w:divBdr>
        <w:top w:val="none" w:sz="0" w:space="0" w:color="auto"/>
        <w:left w:val="none" w:sz="0" w:space="0" w:color="auto"/>
        <w:bottom w:val="none" w:sz="0" w:space="0" w:color="auto"/>
        <w:right w:val="none" w:sz="0" w:space="0" w:color="auto"/>
      </w:divBdr>
    </w:div>
    <w:div w:id="1257638633">
      <w:bodyDiv w:val="1"/>
      <w:marLeft w:val="0"/>
      <w:marRight w:val="0"/>
      <w:marTop w:val="0"/>
      <w:marBottom w:val="0"/>
      <w:divBdr>
        <w:top w:val="none" w:sz="0" w:space="0" w:color="auto"/>
        <w:left w:val="none" w:sz="0" w:space="0" w:color="auto"/>
        <w:bottom w:val="none" w:sz="0" w:space="0" w:color="auto"/>
        <w:right w:val="none" w:sz="0" w:space="0" w:color="auto"/>
      </w:divBdr>
    </w:div>
    <w:div w:id="1265573650">
      <w:bodyDiv w:val="1"/>
      <w:marLeft w:val="0"/>
      <w:marRight w:val="0"/>
      <w:marTop w:val="0"/>
      <w:marBottom w:val="0"/>
      <w:divBdr>
        <w:top w:val="none" w:sz="0" w:space="0" w:color="auto"/>
        <w:left w:val="none" w:sz="0" w:space="0" w:color="auto"/>
        <w:bottom w:val="none" w:sz="0" w:space="0" w:color="auto"/>
        <w:right w:val="none" w:sz="0" w:space="0" w:color="auto"/>
      </w:divBdr>
    </w:div>
    <w:div w:id="1265963769">
      <w:bodyDiv w:val="1"/>
      <w:marLeft w:val="0"/>
      <w:marRight w:val="0"/>
      <w:marTop w:val="0"/>
      <w:marBottom w:val="0"/>
      <w:divBdr>
        <w:top w:val="none" w:sz="0" w:space="0" w:color="auto"/>
        <w:left w:val="none" w:sz="0" w:space="0" w:color="auto"/>
        <w:bottom w:val="none" w:sz="0" w:space="0" w:color="auto"/>
        <w:right w:val="none" w:sz="0" w:space="0" w:color="auto"/>
      </w:divBdr>
    </w:div>
    <w:div w:id="1272854765">
      <w:bodyDiv w:val="1"/>
      <w:marLeft w:val="0"/>
      <w:marRight w:val="0"/>
      <w:marTop w:val="0"/>
      <w:marBottom w:val="0"/>
      <w:divBdr>
        <w:top w:val="none" w:sz="0" w:space="0" w:color="auto"/>
        <w:left w:val="none" w:sz="0" w:space="0" w:color="auto"/>
        <w:bottom w:val="none" w:sz="0" w:space="0" w:color="auto"/>
        <w:right w:val="none" w:sz="0" w:space="0" w:color="auto"/>
      </w:divBdr>
    </w:div>
    <w:div w:id="1283998672">
      <w:bodyDiv w:val="1"/>
      <w:marLeft w:val="0"/>
      <w:marRight w:val="0"/>
      <w:marTop w:val="0"/>
      <w:marBottom w:val="0"/>
      <w:divBdr>
        <w:top w:val="none" w:sz="0" w:space="0" w:color="auto"/>
        <w:left w:val="none" w:sz="0" w:space="0" w:color="auto"/>
        <w:bottom w:val="none" w:sz="0" w:space="0" w:color="auto"/>
        <w:right w:val="none" w:sz="0" w:space="0" w:color="auto"/>
      </w:divBdr>
    </w:div>
    <w:div w:id="1311594514">
      <w:bodyDiv w:val="1"/>
      <w:marLeft w:val="0"/>
      <w:marRight w:val="0"/>
      <w:marTop w:val="0"/>
      <w:marBottom w:val="0"/>
      <w:divBdr>
        <w:top w:val="none" w:sz="0" w:space="0" w:color="auto"/>
        <w:left w:val="none" w:sz="0" w:space="0" w:color="auto"/>
        <w:bottom w:val="none" w:sz="0" w:space="0" w:color="auto"/>
        <w:right w:val="none" w:sz="0" w:space="0" w:color="auto"/>
      </w:divBdr>
    </w:div>
    <w:div w:id="1313485676">
      <w:bodyDiv w:val="1"/>
      <w:marLeft w:val="0"/>
      <w:marRight w:val="0"/>
      <w:marTop w:val="0"/>
      <w:marBottom w:val="0"/>
      <w:divBdr>
        <w:top w:val="none" w:sz="0" w:space="0" w:color="auto"/>
        <w:left w:val="none" w:sz="0" w:space="0" w:color="auto"/>
        <w:bottom w:val="none" w:sz="0" w:space="0" w:color="auto"/>
        <w:right w:val="none" w:sz="0" w:space="0" w:color="auto"/>
      </w:divBdr>
    </w:div>
    <w:div w:id="1319462448">
      <w:bodyDiv w:val="1"/>
      <w:marLeft w:val="0"/>
      <w:marRight w:val="0"/>
      <w:marTop w:val="0"/>
      <w:marBottom w:val="0"/>
      <w:divBdr>
        <w:top w:val="none" w:sz="0" w:space="0" w:color="auto"/>
        <w:left w:val="none" w:sz="0" w:space="0" w:color="auto"/>
        <w:bottom w:val="none" w:sz="0" w:space="0" w:color="auto"/>
        <w:right w:val="none" w:sz="0" w:space="0" w:color="auto"/>
      </w:divBdr>
    </w:div>
    <w:div w:id="1320382331">
      <w:bodyDiv w:val="1"/>
      <w:marLeft w:val="0"/>
      <w:marRight w:val="0"/>
      <w:marTop w:val="0"/>
      <w:marBottom w:val="0"/>
      <w:divBdr>
        <w:top w:val="none" w:sz="0" w:space="0" w:color="auto"/>
        <w:left w:val="none" w:sz="0" w:space="0" w:color="auto"/>
        <w:bottom w:val="none" w:sz="0" w:space="0" w:color="auto"/>
        <w:right w:val="none" w:sz="0" w:space="0" w:color="auto"/>
      </w:divBdr>
    </w:div>
    <w:div w:id="1346596133">
      <w:bodyDiv w:val="1"/>
      <w:marLeft w:val="0"/>
      <w:marRight w:val="0"/>
      <w:marTop w:val="0"/>
      <w:marBottom w:val="0"/>
      <w:divBdr>
        <w:top w:val="none" w:sz="0" w:space="0" w:color="auto"/>
        <w:left w:val="none" w:sz="0" w:space="0" w:color="auto"/>
        <w:bottom w:val="none" w:sz="0" w:space="0" w:color="auto"/>
        <w:right w:val="none" w:sz="0" w:space="0" w:color="auto"/>
      </w:divBdr>
    </w:div>
    <w:div w:id="1351491282">
      <w:bodyDiv w:val="1"/>
      <w:marLeft w:val="0"/>
      <w:marRight w:val="0"/>
      <w:marTop w:val="0"/>
      <w:marBottom w:val="0"/>
      <w:divBdr>
        <w:top w:val="none" w:sz="0" w:space="0" w:color="auto"/>
        <w:left w:val="none" w:sz="0" w:space="0" w:color="auto"/>
        <w:bottom w:val="none" w:sz="0" w:space="0" w:color="auto"/>
        <w:right w:val="none" w:sz="0" w:space="0" w:color="auto"/>
      </w:divBdr>
    </w:div>
    <w:div w:id="1358199119">
      <w:bodyDiv w:val="1"/>
      <w:marLeft w:val="0"/>
      <w:marRight w:val="0"/>
      <w:marTop w:val="0"/>
      <w:marBottom w:val="0"/>
      <w:divBdr>
        <w:top w:val="none" w:sz="0" w:space="0" w:color="auto"/>
        <w:left w:val="none" w:sz="0" w:space="0" w:color="auto"/>
        <w:bottom w:val="none" w:sz="0" w:space="0" w:color="auto"/>
        <w:right w:val="none" w:sz="0" w:space="0" w:color="auto"/>
      </w:divBdr>
    </w:div>
    <w:div w:id="1404719221">
      <w:bodyDiv w:val="1"/>
      <w:marLeft w:val="0"/>
      <w:marRight w:val="0"/>
      <w:marTop w:val="0"/>
      <w:marBottom w:val="0"/>
      <w:divBdr>
        <w:top w:val="none" w:sz="0" w:space="0" w:color="auto"/>
        <w:left w:val="none" w:sz="0" w:space="0" w:color="auto"/>
        <w:bottom w:val="none" w:sz="0" w:space="0" w:color="auto"/>
        <w:right w:val="none" w:sz="0" w:space="0" w:color="auto"/>
      </w:divBdr>
    </w:div>
    <w:div w:id="1410150828">
      <w:bodyDiv w:val="1"/>
      <w:marLeft w:val="0"/>
      <w:marRight w:val="0"/>
      <w:marTop w:val="0"/>
      <w:marBottom w:val="0"/>
      <w:divBdr>
        <w:top w:val="none" w:sz="0" w:space="0" w:color="auto"/>
        <w:left w:val="none" w:sz="0" w:space="0" w:color="auto"/>
        <w:bottom w:val="none" w:sz="0" w:space="0" w:color="auto"/>
        <w:right w:val="none" w:sz="0" w:space="0" w:color="auto"/>
      </w:divBdr>
    </w:div>
    <w:div w:id="1422721032">
      <w:bodyDiv w:val="1"/>
      <w:marLeft w:val="0"/>
      <w:marRight w:val="0"/>
      <w:marTop w:val="0"/>
      <w:marBottom w:val="0"/>
      <w:divBdr>
        <w:top w:val="none" w:sz="0" w:space="0" w:color="auto"/>
        <w:left w:val="none" w:sz="0" w:space="0" w:color="auto"/>
        <w:bottom w:val="none" w:sz="0" w:space="0" w:color="auto"/>
        <w:right w:val="none" w:sz="0" w:space="0" w:color="auto"/>
      </w:divBdr>
    </w:div>
    <w:div w:id="1440375546">
      <w:bodyDiv w:val="1"/>
      <w:marLeft w:val="0"/>
      <w:marRight w:val="0"/>
      <w:marTop w:val="0"/>
      <w:marBottom w:val="0"/>
      <w:divBdr>
        <w:top w:val="none" w:sz="0" w:space="0" w:color="auto"/>
        <w:left w:val="none" w:sz="0" w:space="0" w:color="auto"/>
        <w:bottom w:val="none" w:sz="0" w:space="0" w:color="auto"/>
        <w:right w:val="none" w:sz="0" w:space="0" w:color="auto"/>
      </w:divBdr>
    </w:div>
    <w:div w:id="1486051473">
      <w:bodyDiv w:val="1"/>
      <w:marLeft w:val="0"/>
      <w:marRight w:val="0"/>
      <w:marTop w:val="0"/>
      <w:marBottom w:val="0"/>
      <w:divBdr>
        <w:top w:val="none" w:sz="0" w:space="0" w:color="auto"/>
        <w:left w:val="none" w:sz="0" w:space="0" w:color="auto"/>
        <w:bottom w:val="none" w:sz="0" w:space="0" w:color="auto"/>
        <w:right w:val="none" w:sz="0" w:space="0" w:color="auto"/>
      </w:divBdr>
    </w:div>
    <w:div w:id="1493328061">
      <w:bodyDiv w:val="1"/>
      <w:marLeft w:val="0"/>
      <w:marRight w:val="0"/>
      <w:marTop w:val="0"/>
      <w:marBottom w:val="0"/>
      <w:divBdr>
        <w:top w:val="none" w:sz="0" w:space="0" w:color="auto"/>
        <w:left w:val="none" w:sz="0" w:space="0" w:color="auto"/>
        <w:bottom w:val="none" w:sz="0" w:space="0" w:color="auto"/>
        <w:right w:val="none" w:sz="0" w:space="0" w:color="auto"/>
      </w:divBdr>
    </w:div>
    <w:div w:id="1495797924">
      <w:bodyDiv w:val="1"/>
      <w:marLeft w:val="0"/>
      <w:marRight w:val="0"/>
      <w:marTop w:val="0"/>
      <w:marBottom w:val="0"/>
      <w:divBdr>
        <w:top w:val="none" w:sz="0" w:space="0" w:color="auto"/>
        <w:left w:val="none" w:sz="0" w:space="0" w:color="auto"/>
        <w:bottom w:val="none" w:sz="0" w:space="0" w:color="auto"/>
        <w:right w:val="none" w:sz="0" w:space="0" w:color="auto"/>
      </w:divBdr>
    </w:div>
    <w:div w:id="1530609432">
      <w:bodyDiv w:val="1"/>
      <w:marLeft w:val="0"/>
      <w:marRight w:val="0"/>
      <w:marTop w:val="0"/>
      <w:marBottom w:val="0"/>
      <w:divBdr>
        <w:top w:val="none" w:sz="0" w:space="0" w:color="auto"/>
        <w:left w:val="none" w:sz="0" w:space="0" w:color="auto"/>
        <w:bottom w:val="none" w:sz="0" w:space="0" w:color="auto"/>
        <w:right w:val="none" w:sz="0" w:space="0" w:color="auto"/>
      </w:divBdr>
    </w:div>
    <w:div w:id="1534075474">
      <w:bodyDiv w:val="1"/>
      <w:marLeft w:val="0"/>
      <w:marRight w:val="0"/>
      <w:marTop w:val="0"/>
      <w:marBottom w:val="0"/>
      <w:divBdr>
        <w:top w:val="none" w:sz="0" w:space="0" w:color="auto"/>
        <w:left w:val="none" w:sz="0" w:space="0" w:color="auto"/>
        <w:bottom w:val="none" w:sz="0" w:space="0" w:color="auto"/>
        <w:right w:val="none" w:sz="0" w:space="0" w:color="auto"/>
      </w:divBdr>
    </w:div>
    <w:div w:id="1560361049">
      <w:bodyDiv w:val="1"/>
      <w:marLeft w:val="0"/>
      <w:marRight w:val="0"/>
      <w:marTop w:val="0"/>
      <w:marBottom w:val="0"/>
      <w:divBdr>
        <w:top w:val="none" w:sz="0" w:space="0" w:color="auto"/>
        <w:left w:val="none" w:sz="0" w:space="0" w:color="auto"/>
        <w:bottom w:val="none" w:sz="0" w:space="0" w:color="auto"/>
        <w:right w:val="none" w:sz="0" w:space="0" w:color="auto"/>
      </w:divBdr>
    </w:div>
    <w:div w:id="1562128978">
      <w:bodyDiv w:val="1"/>
      <w:marLeft w:val="0"/>
      <w:marRight w:val="0"/>
      <w:marTop w:val="0"/>
      <w:marBottom w:val="0"/>
      <w:divBdr>
        <w:top w:val="none" w:sz="0" w:space="0" w:color="auto"/>
        <w:left w:val="none" w:sz="0" w:space="0" w:color="auto"/>
        <w:bottom w:val="none" w:sz="0" w:space="0" w:color="auto"/>
        <w:right w:val="none" w:sz="0" w:space="0" w:color="auto"/>
      </w:divBdr>
    </w:div>
    <w:div w:id="1585532316">
      <w:bodyDiv w:val="1"/>
      <w:marLeft w:val="0"/>
      <w:marRight w:val="0"/>
      <w:marTop w:val="0"/>
      <w:marBottom w:val="0"/>
      <w:divBdr>
        <w:top w:val="none" w:sz="0" w:space="0" w:color="auto"/>
        <w:left w:val="none" w:sz="0" w:space="0" w:color="auto"/>
        <w:bottom w:val="none" w:sz="0" w:space="0" w:color="auto"/>
        <w:right w:val="none" w:sz="0" w:space="0" w:color="auto"/>
      </w:divBdr>
    </w:div>
    <w:div w:id="1592548773">
      <w:bodyDiv w:val="1"/>
      <w:marLeft w:val="0"/>
      <w:marRight w:val="0"/>
      <w:marTop w:val="0"/>
      <w:marBottom w:val="0"/>
      <w:divBdr>
        <w:top w:val="none" w:sz="0" w:space="0" w:color="auto"/>
        <w:left w:val="none" w:sz="0" w:space="0" w:color="auto"/>
        <w:bottom w:val="none" w:sz="0" w:space="0" w:color="auto"/>
        <w:right w:val="none" w:sz="0" w:space="0" w:color="auto"/>
      </w:divBdr>
    </w:div>
    <w:div w:id="1612470506">
      <w:bodyDiv w:val="1"/>
      <w:marLeft w:val="0"/>
      <w:marRight w:val="0"/>
      <w:marTop w:val="0"/>
      <w:marBottom w:val="0"/>
      <w:divBdr>
        <w:top w:val="none" w:sz="0" w:space="0" w:color="auto"/>
        <w:left w:val="none" w:sz="0" w:space="0" w:color="auto"/>
        <w:bottom w:val="none" w:sz="0" w:space="0" w:color="auto"/>
        <w:right w:val="none" w:sz="0" w:space="0" w:color="auto"/>
      </w:divBdr>
      <w:divsChild>
        <w:div w:id="1316184725">
          <w:marLeft w:val="1267"/>
          <w:marRight w:val="0"/>
          <w:marTop w:val="0"/>
          <w:marBottom w:val="0"/>
          <w:divBdr>
            <w:top w:val="none" w:sz="0" w:space="0" w:color="auto"/>
            <w:left w:val="none" w:sz="0" w:space="0" w:color="auto"/>
            <w:bottom w:val="none" w:sz="0" w:space="0" w:color="auto"/>
            <w:right w:val="none" w:sz="0" w:space="0" w:color="auto"/>
          </w:divBdr>
        </w:div>
        <w:div w:id="1800302331">
          <w:marLeft w:val="1267"/>
          <w:marRight w:val="0"/>
          <w:marTop w:val="0"/>
          <w:marBottom w:val="0"/>
          <w:divBdr>
            <w:top w:val="none" w:sz="0" w:space="0" w:color="auto"/>
            <w:left w:val="none" w:sz="0" w:space="0" w:color="auto"/>
            <w:bottom w:val="none" w:sz="0" w:space="0" w:color="auto"/>
            <w:right w:val="none" w:sz="0" w:space="0" w:color="auto"/>
          </w:divBdr>
        </w:div>
        <w:div w:id="1933968196">
          <w:marLeft w:val="1267"/>
          <w:marRight w:val="0"/>
          <w:marTop w:val="0"/>
          <w:marBottom w:val="0"/>
          <w:divBdr>
            <w:top w:val="none" w:sz="0" w:space="0" w:color="auto"/>
            <w:left w:val="none" w:sz="0" w:space="0" w:color="auto"/>
            <w:bottom w:val="none" w:sz="0" w:space="0" w:color="auto"/>
            <w:right w:val="none" w:sz="0" w:space="0" w:color="auto"/>
          </w:divBdr>
        </w:div>
        <w:div w:id="1950507605">
          <w:marLeft w:val="1267"/>
          <w:marRight w:val="0"/>
          <w:marTop w:val="0"/>
          <w:marBottom w:val="0"/>
          <w:divBdr>
            <w:top w:val="none" w:sz="0" w:space="0" w:color="auto"/>
            <w:left w:val="none" w:sz="0" w:space="0" w:color="auto"/>
            <w:bottom w:val="none" w:sz="0" w:space="0" w:color="auto"/>
            <w:right w:val="none" w:sz="0" w:space="0" w:color="auto"/>
          </w:divBdr>
        </w:div>
      </w:divsChild>
    </w:div>
    <w:div w:id="1620407533">
      <w:bodyDiv w:val="1"/>
      <w:marLeft w:val="0"/>
      <w:marRight w:val="0"/>
      <w:marTop w:val="0"/>
      <w:marBottom w:val="0"/>
      <w:divBdr>
        <w:top w:val="none" w:sz="0" w:space="0" w:color="auto"/>
        <w:left w:val="none" w:sz="0" w:space="0" w:color="auto"/>
        <w:bottom w:val="none" w:sz="0" w:space="0" w:color="auto"/>
        <w:right w:val="none" w:sz="0" w:space="0" w:color="auto"/>
      </w:divBdr>
    </w:div>
    <w:div w:id="1631860711">
      <w:bodyDiv w:val="1"/>
      <w:marLeft w:val="0"/>
      <w:marRight w:val="0"/>
      <w:marTop w:val="0"/>
      <w:marBottom w:val="0"/>
      <w:divBdr>
        <w:top w:val="none" w:sz="0" w:space="0" w:color="auto"/>
        <w:left w:val="none" w:sz="0" w:space="0" w:color="auto"/>
        <w:bottom w:val="none" w:sz="0" w:space="0" w:color="auto"/>
        <w:right w:val="none" w:sz="0" w:space="0" w:color="auto"/>
      </w:divBdr>
    </w:div>
    <w:div w:id="1631936503">
      <w:bodyDiv w:val="1"/>
      <w:marLeft w:val="0"/>
      <w:marRight w:val="0"/>
      <w:marTop w:val="0"/>
      <w:marBottom w:val="0"/>
      <w:divBdr>
        <w:top w:val="none" w:sz="0" w:space="0" w:color="auto"/>
        <w:left w:val="none" w:sz="0" w:space="0" w:color="auto"/>
        <w:bottom w:val="none" w:sz="0" w:space="0" w:color="auto"/>
        <w:right w:val="none" w:sz="0" w:space="0" w:color="auto"/>
      </w:divBdr>
    </w:div>
    <w:div w:id="1641839667">
      <w:bodyDiv w:val="1"/>
      <w:marLeft w:val="0"/>
      <w:marRight w:val="0"/>
      <w:marTop w:val="0"/>
      <w:marBottom w:val="0"/>
      <w:divBdr>
        <w:top w:val="none" w:sz="0" w:space="0" w:color="auto"/>
        <w:left w:val="none" w:sz="0" w:space="0" w:color="auto"/>
        <w:bottom w:val="none" w:sz="0" w:space="0" w:color="auto"/>
        <w:right w:val="none" w:sz="0" w:space="0" w:color="auto"/>
      </w:divBdr>
    </w:div>
    <w:div w:id="1643347377">
      <w:bodyDiv w:val="1"/>
      <w:marLeft w:val="0"/>
      <w:marRight w:val="0"/>
      <w:marTop w:val="0"/>
      <w:marBottom w:val="0"/>
      <w:divBdr>
        <w:top w:val="none" w:sz="0" w:space="0" w:color="auto"/>
        <w:left w:val="none" w:sz="0" w:space="0" w:color="auto"/>
        <w:bottom w:val="none" w:sz="0" w:space="0" w:color="auto"/>
        <w:right w:val="none" w:sz="0" w:space="0" w:color="auto"/>
      </w:divBdr>
    </w:div>
    <w:div w:id="1687096710">
      <w:bodyDiv w:val="1"/>
      <w:marLeft w:val="0"/>
      <w:marRight w:val="0"/>
      <w:marTop w:val="0"/>
      <w:marBottom w:val="0"/>
      <w:divBdr>
        <w:top w:val="none" w:sz="0" w:space="0" w:color="auto"/>
        <w:left w:val="none" w:sz="0" w:space="0" w:color="auto"/>
        <w:bottom w:val="none" w:sz="0" w:space="0" w:color="auto"/>
        <w:right w:val="none" w:sz="0" w:space="0" w:color="auto"/>
      </w:divBdr>
    </w:div>
    <w:div w:id="1691103553">
      <w:bodyDiv w:val="1"/>
      <w:marLeft w:val="0"/>
      <w:marRight w:val="0"/>
      <w:marTop w:val="0"/>
      <w:marBottom w:val="0"/>
      <w:divBdr>
        <w:top w:val="none" w:sz="0" w:space="0" w:color="auto"/>
        <w:left w:val="none" w:sz="0" w:space="0" w:color="auto"/>
        <w:bottom w:val="none" w:sz="0" w:space="0" w:color="auto"/>
        <w:right w:val="none" w:sz="0" w:space="0" w:color="auto"/>
      </w:divBdr>
    </w:div>
    <w:div w:id="1693191547">
      <w:bodyDiv w:val="1"/>
      <w:marLeft w:val="0"/>
      <w:marRight w:val="0"/>
      <w:marTop w:val="0"/>
      <w:marBottom w:val="0"/>
      <w:divBdr>
        <w:top w:val="none" w:sz="0" w:space="0" w:color="auto"/>
        <w:left w:val="none" w:sz="0" w:space="0" w:color="auto"/>
        <w:bottom w:val="none" w:sz="0" w:space="0" w:color="auto"/>
        <w:right w:val="none" w:sz="0" w:space="0" w:color="auto"/>
      </w:divBdr>
    </w:div>
    <w:div w:id="1694724505">
      <w:bodyDiv w:val="1"/>
      <w:marLeft w:val="0"/>
      <w:marRight w:val="0"/>
      <w:marTop w:val="0"/>
      <w:marBottom w:val="0"/>
      <w:divBdr>
        <w:top w:val="none" w:sz="0" w:space="0" w:color="auto"/>
        <w:left w:val="none" w:sz="0" w:space="0" w:color="auto"/>
        <w:bottom w:val="none" w:sz="0" w:space="0" w:color="auto"/>
        <w:right w:val="none" w:sz="0" w:space="0" w:color="auto"/>
      </w:divBdr>
    </w:div>
    <w:div w:id="1717775272">
      <w:bodyDiv w:val="1"/>
      <w:marLeft w:val="0"/>
      <w:marRight w:val="0"/>
      <w:marTop w:val="0"/>
      <w:marBottom w:val="0"/>
      <w:divBdr>
        <w:top w:val="none" w:sz="0" w:space="0" w:color="auto"/>
        <w:left w:val="none" w:sz="0" w:space="0" w:color="auto"/>
        <w:bottom w:val="none" w:sz="0" w:space="0" w:color="auto"/>
        <w:right w:val="none" w:sz="0" w:space="0" w:color="auto"/>
      </w:divBdr>
    </w:div>
    <w:div w:id="1772510303">
      <w:bodyDiv w:val="1"/>
      <w:marLeft w:val="0"/>
      <w:marRight w:val="0"/>
      <w:marTop w:val="0"/>
      <w:marBottom w:val="0"/>
      <w:divBdr>
        <w:top w:val="none" w:sz="0" w:space="0" w:color="auto"/>
        <w:left w:val="none" w:sz="0" w:space="0" w:color="auto"/>
        <w:bottom w:val="none" w:sz="0" w:space="0" w:color="auto"/>
        <w:right w:val="none" w:sz="0" w:space="0" w:color="auto"/>
      </w:divBdr>
    </w:div>
    <w:div w:id="1784954978">
      <w:bodyDiv w:val="1"/>
      <w:marLeft w:val="0"/>
      <w:marRight w:val="0"/>
      <w:marTop w:val="0"/>
      <w:marBottom w:val="0"/>
      <w:divBdr>
        <w:top w:val="none" w:sz="0" w:space="0" w:color="auto"/>
        <w:left w:val="none" w:sz="0" w:space="0" w:color="auto"/>
        <w:bottom w:val="none" w:sz="0" w:space="0" w:color="auto"/>
        <w:right w:val="none" w:sz="0" w:space="0" w:color="auto"/>
      </w:divBdr>
    </w:div>
    <w:div w:id="1841386664">
      <w:bodyDiv w:val="1"/>
      <w:marLeft w:val="0"/>
      <w:marRight w:val="0"/>
      <w:marTop w:val="0"/>
      <w:marBottom w:val="0"/>
      <w:divBdr>
        <w:top w:val="none" w:sz="0" w:space="0" w:color="auto"/>
        <w:left w:val="none" w:sz="0" w:space="0" w:color="auto"/>
        <w:bottom w:val="none" w:sz="0" w:space="0" w:color="auto"/>
        <w:right w:val="none" w:sz="0" w:space="0" w:color="auto"/>
      </w:divBdr>
    </w:div>
    <w:div w:id="1843012217">
      <w:bodyDiv w:val="1"/>
      <w:marLeft w:val="0"/>
      <w:marRight w:val="0"/>
      <w:marTop w:val="0"/>
      <w:marBottom w:val="0"/>
      <w:divBdr>
        <w:top w:val="none" w:sz="0" w:space="0" w:color="auto"/>
        <w:left w:val="none" w:sz="0" w:space="0" w:color="auto"/>
        <w:bottom w:val="none" w:sz="0" w:space="0" w:color="auto"/>
        <w:right w:val="none" w:sz="0" w:space="0" w:color="auto"/>
      </w:divBdr>
    </w:div>
    <w:div w:id="1847985908">
      <w:bodyDiv w:val="1"/>
      <w:marLeft w:val="0"/>
      <w:marRight w:val="0"/>
      <w:marTop w:val="0"/>
      <w:marBottom w:val="0"/>
      <w:divBdr>
        <w:top w:val="none" w:sz="0" w:space="0" w:color="auto"/>
        <w:left w:val="none" w:sz="0" w:space="0" w:color="auto"/>
        <w:bottom w:val="none" w:sz="0" w:space="0" w:color="auto"/>
        <w:right w:val="none" w:sz="0" w:space="0" w:color="auto"/>
      </w:divBdr>
    </w:div>
    <w:div w:id="1852448603">
      <w:bodyDiv w:val="1"/>
      <w:marLeft w:val="0"/>
      <w:marRight w:val="0"/>
      <w:marTop w:val="0"/>
      <w:marBottom w:val="0"/>
      <w:divBdr>
        <w:top w:val="none" w:sz="0" w:space="0" w:color="auto"/>
        <w:left w:val="none" w:sz="0" w:space="0" w:color="auto"/>
        <w:bottom w:val="none" w:sz="0" w:space="0" w:color="auto"/>
        <w:right w:val="none" w:sz="0" w:space="0" w:color="auto"/>
      </w:divBdr>
    </w:div>
    <w:div w:id="1855416736">
      <w:bodyDiv w:val="1"/>
      <w:marLeft w:val="0"/>
      <w:marRight w:val="0"/>
      <w:marTop w:val="0"/>
      <w:marBottom w:val="0"/>
      <w:divBdr>
        <w:top w:val="none" w:sz="0" w:space="0" w:color="auto"/>
        <w:left w:val="none" w:sz="0" w:space="0" w:color="auto"/>
        <w:bottom w:val="none" w:sz="0" w:space="0" w:color="auto"/>
        <w:right w:val="none" w:sz="0" w:space="0" w:color="auto"/>
      </w:divBdr>
    </w:div>
    <w:div w:id="1857306359">
      <w:bodyDiv w:val="1"/>
      <w:marLeft w:val="0"/>
      <w:marRight w:val="0"/>
      <w:marTop w:val="0"/>
      <w:marBottom w:val="0"/>
      <w:divBdr>
        <w:top w:val="none" w:sz="0" w:space="0" w:color="auto"/>
        <w:left w:val="none" w:sz="0" w:space="0" w:color="auto"/>
        <w:bottom w:val="none" w:sz="0" w:space="0" w:color="auto"/>
        <w:right w:val="none" w:sz="0" w:space="0" w:color="auto"/>
      </w:divBdr>
    </w:div>
    <w:div w:id="1857576163">
      <w:bodyDiv w:val="1"/>
      <w:marLeft w:val="0"/>
      <w:marRight w:val="0"/>
      <w:marTop w:val="0"/>
      <w:marBottom w:val="0"/>
      <w:divBdr>
        <w:top w:val="none" w:sz="0" w:space="0" w:color="auto"/>
        <w:left w:val="none" w:sz="0" w:space="0" w:color="auto"/>
        <w:bottom w:val="none" w:sz="0" w:space="0" w:color="auto"/>
        <w:right w:val="none" w:sz="0" w:space="0" w:color="auto"/>
      </w:divBdr>
    </w:div>
    <w:div w:id="1858733486">
      <w:bodyDiv w:val="1"/>
      <w:marLeft w:val="0"/>
      <w:marRight w:val="0"/>
      <w:marTop w:val="0"/>
      <w:marBottom w:val="0"/>
      <w:divBdr>
        <w:top w:val="none" w:sz="0" w:space="0" w:color="auto"/>
        <w:left w:val="none" w:sz="0" w:space="0" w:color="auto"/>
        <w:bottom w:val="none" w:sz="0" w:space="0" w:color="auto"/>
        <w:right w:val="none" w:sz="0" w:space="0" w:color="auto"/>
      </w:divBdr>
    </w:div>
    <w:div w:id="1877083065">
      <w:bodyDiv w:val="1"/>
      <w:marLeft w:val="0"/>
      <w:marRight w:val="0"/>
      <w:marTop w:val="0"/>
      <w:marBottom w:val="0"/>
      <w:divBdr>
        <w:top w:val="none" w:sz="0" w:space="0" w:color="auto"/>
        <w:left w:val="none" w:sz="0" w:space="0" w:color="auto"/>
        <w:bottom w:val="none" w:sz="0" w:space="0" w:color="auto"/>
        <w:right w:val="none" w:sz="0" w:space="0" w:color="auto"/>
      </w:divBdr>
    </w:div>
    <w:div w:id="1883443059">
      <w:bodyDiv w:val="1"/>
      <w:marLeft w:val="0"/>
      <w:marRight w:val="0"/>
      <w:marTop w:val="0"/>
      <w:marBottom w:val="0"/>
      <w:divBdr>
        <w:top w:val="none" w:sz="0" w:space="0" w:color="auto"/>
        <w:left w:val="none" w:sz="0" w:space="0" w:color="auto"/>
        <w:bottom w:val="none" w:sz="0" w:space="0" w:color="auto"/>
        <w:right w:val="none" w:sz="0" w:space="0" w:color="auto"/>
      </w:divBdr>
    </w:div>
    <w:div w:id="1933467574">
      <w:bodyDiv w:val="1"/>
      <w:marLeft w:val="0"/>
      <w:marRight w:val="0"/>
      <w:marTop w:val="0"/>
      <w:marBottom w:val="0"/>
      <w:divBdr>
        <w:top w:val="none" w:sz="0" w:space="0" w:color="auto"/>
        <w:left w:val="none" w:sz="0" w:space="0" w:color="auto"/>
        <w:bottom w:val="none" w:sz="0" w:space="0" w:color="auto"/>
        <w:right w:val="none" w:sz="0" w:space="0" w:color="auto"/>
      </w:divBdr>
    </w:div>
    <w:div w:id="1941184191">
      <w:bodyDiv w:val="1"/>
      <w:marLeft w:val="0"/>
      <w:marRight w:val="0"/>
      <w:marTop w:val="0"/>
      <w:marBottom w:val="0"/>
      <w:divBdr>
        <w:top w:val="none" w:sz="0" w:space="0" w:color="auto"/>
        <w:left w:val="none" w:sz="0" w:space="0" w:color="auto"/>
        <w:bottom w:val="none" w:sz="0" w:space="0" w:color="auto"/>
        <w:right w:val="none" w:sz="0" w:space="0" w:color="auto"/>
      </w:divBdr>
    </w:div>
    <w:div w:id="1965037470">
      <w:bodyDiv w:val="1"/>
      <w:marLeft w:val="0"/>
      <w:marRight w:val="0"/>
      <w:marTop w:val="0"/>
      <w:marBottom w:val="0"/>
      <w:divBdr>
        <w:top w:val="none" w:sz="0" w:space="0" w:color="auto"/>
        <w:left w:val="none" w:sz="0" w:space="0" w:color="auto"/>
        <w:bottom w:val="none" w:sz="0" w:space="0" w:color="auto"/>
        <w:right w:val="none" w:sz="0" w:space="0" w:color="auto"/>
      </w:divBdr>
    </w:div>
    <w:div w:id="1975913245">
      <w:bodyDiv w:val="1"/>
      <w:marLeft w:val="0"/>
      <w:marRight w:val="0"/>
      <w:marTop w:val="0"/>
      <w:marBottom w:val="0"/>
      <w:divBdr>
        <w:top w:val="none" w:sz="0" w:space="0" w:color="auto"/>
        <w:left w:val="none" w:sz="0" w:space="0" w:color="auto"/>
        <w:bottom w:val="none" w:sz="0" w:space="0" w:color="auto"/>
        <w:right w:val="none" w:sz="0" w:space="0" w:color="auto"/>
      </w:divBdr>
    </w:div>
    <w:div w:id="1993752663">
      <w:bodyDiv w:val="1"/>
      <w:marLeft w:val="0"/>
      <w:marRight w:val="0"/>
      <w:marTop w:val="0"/>
      <w:marBottom w:val="0"/>
      <w:divBdr>
        <w:top w:val="none" w:sz="0" w:space="0" w:color="auto"/>
        <w:left w:val="none" w:sz="0" w:space="0" w:color="auto"/>
        <w:bottom w:val="none" w:sz="0" w:space="0" w:color="auto"/>
        <w:right w:val="none" w:sz="0" w:space="0" w:color="auto"/>
      </w:divBdr>
    </w:div>
    <w:div w:id="2012635489">
      <w:bodyDiv w:val="1"/>
      <w:marLeft w:val="0"/>
      <w:marRight w:val="0"/>
      <w:marTop w:val="0"/>
      <w:marBottom w:val="0"/>
      <w:divBdr>
        <w:top w:val="none" w:sz="0" w:space="0" w:color="auto"/>
        <w:left w:val="none" w:sz="0" w:space="0" w:color="auto"/>
        <w:bottom w:val="none" w:sz="0" w:space="0" w:color="auto"/>
        <w:right w:val="none" w:sz="0" w:space="0" w:color="auto"/>
      </w:divBdr>
    </w:div>
    <w:div w:id="2026900098">
      <w:bodyDiv w:val="1"/>
      <w:marLeft w:val="0"/>
      <w:marRight w:val="0"/>
      <w:marTop w:val="0"/>
      <w:marBottom w:val="0"/>
      <w:divBdr>
        <w:top w:val="none" w:sz="0" w:space="0" w:color="auto"/>
        <w:left w:val="none" w:sz="0" w:space="0" w:color="auto"/>
        <w:bottom w:val="none" w:sz="0" w:space="0" w:color="auto"/>
        <w:right w:val="none" w:sz="0" w:space="0" w:color="auto"/>
      </w:divBdr>
    </w:div>
    <w:div w:id="2031179724">
      <w:bodyDiv w:val="1"/>
      <w:marLeft w:val="0"/>
      <w:marRight w:val="0"/>
      <w:marTop w:val="0"/>
      <w:marBottom w:val="0"/>
      <w:divBdr>
        <w:top w:val="none" w:sz="0" w:space="0" w:color="auto"/>
        <w:left w:val="none" w:sz="0" w:space="0" w:color="auto"/>
        <w:bottom w:val="none" w:sz="0" w:space="0" w:color="auto"/>
        <w:right w:val="none" w:sz="0" w:space="0" w:color="auto"/>
      </w:divBdr>
    </w:div>
    <w:div w:id="2046441070">
      <w:bodyDiv w:val="1"/>
      <w:marLeft w:val="0"/>
      <w:marRight w:val="0"/>
      <w:marTop w:val="0"/>
      <w:marBottom w:val="0"/>
      <w:divBdr>
        <w:top w:val="none" w:sz="0" w:space="0" w:color="auto"/>
        <w:left w:val="none" w:sz="0" w:space="0" w:color="auto"/>
        <w:bottom w:val="none" w:sz="0" w:space="0" w:color="auto"/>
        <w:right w:val="none" w:sz="0" w:space="0" w:color="auto"/>
      </w:divBdr>
    </w:div>
    <w:div w:id="2053768255">
      <w:bodyDiv w:val="1"/>
      <w:marLeft w:val="0"/>
      <w:marRight w:val="0"/>
      <w:marTop w:val="0"/>
      <w:marBottom w:val="0"/>
      <w:divBdr>
        <w:top w:val="none" w:sz="0" w:space="0" w:color="auto"/>
        <w:left w:val="none" w:sz="0" w:space="0" w:color="auto"/>
        <w:bottom w:val="none" w:sz="0" w:space="0" w:color="auto"/>
        <w:right w:val="none" w:sz="0" w:space="0" w:color="auto"/>
      </w:divBdr>
    </w:div>
    <w:div w:id="2056810942">
      <w:bodyDiv w:val="1"/>
      <w:marLeft w:val="0"/>
      <w:marRight w:val="0"/>
      <w:marTop w:val="0"/>
      <w:marBottom w:val="0"/>
      <w:divBdr>
        <w:top w:val="none" w:sz="0" w:space="0" w:color="auto"/>
        <w:left w:val="none" w:sz="0" w:space="0" w:color="auto"/>
        <w:bottom w:val="none" w:sz="0" w:space="0" w:color="auto"/>
        <w:right w:val="none" w:sz="0" w:space="0" w:color="auto"/>
      </w:divBdr>
    </w:div>
    <w:div w:id="2057463442">
      <w:bodyDiv w:val="1"/>
      <w:marLeft w:val="0"/>
      <w:marRight w:val="0"/>
      <w:marTop w:val="0"/>
      <w:marBottom w:val="0"/>
      <w:divBdr>
        <w:top w:val="none" w:sz="0" w:space="0" w:color="auto"/>
        <w:left w:val="none" w:sz="0" w:space="0" w:color="auto"/>
        <w:bottom w:val="none" w:sz="0" w:space="0" w:color="auto"/>
        <w:right w:val="none" w:sz="0" w:space="0" w:color="auto"/>
      </w:divBdr>
    </w:div>
    <w:div w:id="2073458800">
      <w:bodyDiv w:val="1"/>
      <w:marLeft w:val="0"/>
      <w:marRight w:val="0"/>
      <w:marTop w:val="0"/>
      <w:marBottom w:val="0"/>
      <w:divBdr>
        <w:top w:val="none" w:sz="0" w:space="0" w:color="auto"/>
        <w:left w:val="none" w:sz="0" w:space="0" w:color="auto"/>
        <w:bottom w:val="none" w:sz="0" w:space="0" w:color="auto"/>
        <w:right w:val="none" w:sz="0" w:space="0" w:color="auto"/>
      </w:divBdr>
    </w:div>
    <w:div w:id="2089424253">
      <w:bodyDiv w:val="1"/>
      <w:marLeft w:val="0"/>
      <w:marRight w:val="0"/>
      <w:marTop w:val="0"/>
      <w:marBottom w:val="0"/>
      <w:divBdr>
        <w:top w:val="none" w:sz="0" w:space="0" w:color="auto"/>
        <w:left w:val="none" w:sz="0" w:space="0" w:color="auto"/>
        <w:bottom w:val="none" w:sz="0" w:space="0" w:color="auto"/>
        <w:right w:val="none" w:sz="0" w:space="0" w:color="auto"/>
      </w:divBdr>
    </w:div>
    <w:div w:id="2119328825">
      <w:bodyDiv w:val="1"/>
      <w:marLeft w:val="0"/>
      <w:marRight w:val="0"/>
      <w:marTop w:val="0"/>
      <w:marBottom w:val="0"/>
      <w:divBdr>
        <w:top w:val="none" w:sz="0" w:space="0" w:color="auto"/>
        <w:left w:val="none" w:sz="0" w:space="0" w:color="auto"/>
        <w:bottom w:val="none" w:sz="0" w:space="0" w:color="auto"/>
        <w:right w:val="none" w:sz="0" w:space="0" w:color="auto"/>
      </w:divBdr>
    </w:div>
    <w:div w:id="2120367562">
      <w:bodyDiv w:val="1"/>
      <w:marLeft w:val="0"/>
      <w:marRight w:val="0"/>
      <w:marTop w:val="0"/>
      <w:marBottom w:val="0"/>
      <w:divBdr>
        <w:top w:val="none" w:sz="0" w:space="0" w:color="auto"/>
        <w:left w:val="none" w:sz="0" w:space="0" w:color="auto"/>
        <w:bottom w:val="none" w:sz="0" w:space="0" w:color="auto"/>
        <w:right w:val="none" w:sz="0" w:space="0" w:color="auto"/>
      </w:divBdr>
    </w:div>
    <w:div w:id="2131783757">
      <w:bodyDiv w:val="1"/>
      <w:marLeft w:val="0"/>
      <w:marRight w:val="0"/>
      <w:marTop w:val="0"/>
      <w:marBottom w:val="0"/>
      <w:divBdr>
        <w:top w:val="none" w:sz="0" w:space="0" w:color="auto"/>
        <w:left w:val="none" w:sz="0" w:space="0" w:color="auto"/>
        <w:bottom w:val="none" w:sz="0" w:space="0" w:color="auto"/>
        <w:right w:val="none" w:sz="0" w:space="0" w:color="auto"/>
      </w:divBdr>
    </w:div>
    <w:div w:id="2142922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4.xml"/><Relationship Id="rId39" Type="http://schemas.openxmlformats.org/officeDocument/2006/relationships/theme" Target="theme/theme1.xml"/><Relationship Id="rId21" Type="http://schemas.openxmlformats.org/officeDocument/2006/relationships/footer" Target="footer4.xml"/><Relationship Id="rId34"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microsoft.com/office/2018/08/relationships/commentsExtensible" Target="commentsExtensible.xml"/><Relationship Id="rId33" Type="http://schemas.openxmlformats.org/officeDocument/2006/relationships/image" Target="media/image8.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6/09/relationships/commentsIds" Target="commentsIds.xml"/><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microsoft.com/office/2011/relationships/commentsExtended" Target="commentsExtended.xml"/><Relationship Id="rId28" Type="http://schemas.openxmlformats.org/officeDocument/2006/relationships/footer" Target="footer5.xml"/><Relationship Id="rId36" Type="http://schemas.openxmlformats.org/officeDocument/2006/relationships/header" Target="header7.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comments" Target="comments.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http://www.iho.in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A8BC5-1F6B-4F5D-B2EB-F175907F2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15</Pages>
  <Words>2638</Words>
  <Characters>14512</Characters>
  <Application>Microsoft Office Word</Application>
  <DocSecurity>0</DocSecurity>
  <Lines>120</Lines>
  <Paragraphs>34</Paragraphs>
  <ScaleCrop>false</ScaleCrop>
  <HeadingPairs>
    <vt:vector size="6" baseType="variant">
      <vt:variant>
        <vt:lpstr>Titre</vt:lpstr>
      </vt:variant>
      <vt:variant>
        <vt:i4>1</vt:i4>
      </vt:variant>
      <vt:variant>
        <vt:lpstr>Title</vt:lpstr>
      </vt:variant>
      <vt:variant>
        <vt:i4>1</vt:i4>
      </vt:variant>
      <vt:variant>
        <vt:lpstr>Otsikko</vt:lpstr>
      </vt:variant>
      <vt:variant>
        <vt:i4>1</vt:i4>
      </vt:variant>
    </vt:vector>
  </HeadingPairs>
  <TitlesOfParts>
    <vt:vector size="3" baseType="lpstr">
      <vt:lpstr>IHO S-164 TDS Manual v1.0.0_v18</vt:lpstr>
      <vt:lpstr>IHO S-164 TDS Manual v1.0.0_v18</vt:lpstr>
      <vt:lpstr>S-52 Appendix 2</vt:lpstr>
    </vt:vector>
  </TitlesOfParts>
  <Company>None</Company>
  <LinksUpToDate>false</LinksUpToDate>
  <CharactersWithSpaces>17116</CharactersWithSpaces>
  <SharedDoc>false</SharedDoc>
  <HLinks>
    <vt:vector size="30" baseType="variant">
      <vt:variant>
        <vt:i4>524333</vt:i4>
      </vt:variant>
      <vt:variant>
        <vt:i4>84</vt:i4>
      </vt:variant>
      <vt:variant>
        <vt:i4>0</vt:i4>
      </vt:variant>
      <vt:variant>
        <vt:i4>5</vt:i4>
      </vt:variant>
      <vt:variant>
        <vt:lpwstr>mailto:info@ihb.mc</vt:lpwstr>
      </vt:variant>
      <vt:variant>
        <vt:lpwstr/>
      </vt:variant>
      <vt:variant>
        <vt:i4>3145848</vt:i4>
      </vt:variant>
      <vt:variant>
        <vt:i4>81</vt:i4>
      </vt:variant>
      <vt:variant>
        <vt:i4>0</vt:i4>
      </vt:variant>
      <vt:variant>
        <vt:i4>5</vt:i4>
      </vt:variant>
      <vt:variant>
        <vt:lpwstr>http://www.iho.int/</vt:lpwstr>
      </vt:variant>
      <vt:variant>
        <vt:lpwstr/>
      </vt:variant>
      <vt:variant>
        <vt:i4>3145848</vt:i4>
      </vt:variant>
      <vt:variant>
        <vt:i4>78</vt:i4>
      </vt:variant>
      <vt:variant>
        <vt:i4>0</vt:i4>
      </vt:variant>
      <vt:variant>
        <vt:i4>5</vt:i4>
      </vt:variant>
      <vt:variant>
        <vt:lpwstr>http://www.iho.int/</vt:lpwstr>
      </vt:variant>
      <vt:variant>
        <vt:lpwstr/>
      </vt:variant>
      <vt:variant>
        <vt:i4>3145848</vt:i4>
      </vt:variant>
      <vt:variant>
        <vt:i4>75</vt:i4>
      </vt:variant>
      <vt:variant>
        <vt:i4>0</vt:i4>
      </vt:variant>
      <vt:variant>
        <vt:i4>5</vt:i4>
      </vt:variant>
      <vt:variant>
        <vt:lpwstr>http://www.iho.int/</vt:lpwstr>
      </vt:variant>
      <vt:variant>
        <vt:lpwstr/>
      </vt:variant>
      <vt:variant>
        <vt:i4>327716</vt:i4>
      </vt:variant>
      <vt:variant>
        <vt:i4>0</vt:i4>
      </vt:variant>
      <vt:variant>
        <vt:i4>0</vt:i4>
      </vt:variant>
      <vt:variant>
        <vt:i4>5</vt:i4>
      </vt:variant>
      <vt:variant>
        <vt:lpwstr>mailto:info@iho.int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S-164 TDS Manual v1.0.0_v18</dc:title>
  <dc:subject>Instruction Manual for the Use of IHO Test Data Sets in ECDIS</dc:subject>
  <dc:creator>IHO S-100 Working Group</dc:creator>
  <cp:keywords/>
  <dc:description/>
  <cp:lastModifiedBy>Christian Mouden</cp:lastModifiedBy>
  <cp:revision>36</cp:revision>
  <cp:lastPrinted>2026-01-12T12:00:00Z</cp:lastPrinted>
  <dcterms:created xsi:type="dcterms:W3CDTF">2026-04-06T07:31:00Z</dcterms:created>
  <dcterms:modified xsi:type="dcterms:W3CDTF">2026-06-30T07:43:00Z</dcterms:modified>
</cp:coreProperties>
</file>